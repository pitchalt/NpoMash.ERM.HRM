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tbl>
      <w:tblPr>
        <w:tblW w:w="0" w:type="auto"/>
        <w:tblLook w:val="04A0" w:firstRow="1" w:lastRow="0" w:firstColumn="1" w:lastColumn="0" w:noHBand="0" w:noVBand="1"/>
      </w:tblPr>
      <w:tblGrid>
        <w:gridCol w:w="4928"/>
        <w:gridCol w:w="4643"/>
      </w:tblGrid>
      <w:tr w:rsidR="005E2E23" w:rsidRPr="00D1506E" w:rsidTr="005E2E23">
        <w:tc>
          <w:tcPr>
            <w:tcW w:w="4928" w:type="dxa"/>
          </w:tcPr>
          <w:p w:rsidR="005E2E23" w:rsidRPr="00D1506E" w:rsidRDefault="005E2E23" w:rsidP="002459CA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  <w:bookmarkStart w:id="0" w:name="_Toc188088205"/>
            <w:proofErr w:type="spellStart"/>
            <w:r w:rsidRPr="00D1506E">
              <w:rPr>
                <w:b/>
                <w:sz w:val="28"/>
                <w:szCs w:val="28"/>
              </w:rPr>
              <w:t>Исполнитель</w:t>
            </w:r>
            <w:proofErr w:type="spellEnd"/>
          </w:p>
        </w:tc>
        <w:tc>
          <w:tcPr>
            <w:tcW w:w="4643" w:type="dxa"/>
          </w:tcPr>
          <w:p w:rsidR="005E2E23" w:rsidRPr="00D1506E" w:rsidRDefault="005E2E23" w:rsidP="002459CA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  <w:proofErr w:type="spellStart"/>
            <w:r w:rsidRPr="00D1506E">
              <w:rPr>
                <w:b/>
                <w:sz w:val="28"/>
                <w:szCs w:val="28"/>
              </w:rPr>
              <w:t>Заказчик</w:t>
            </w:r>
            <w:proofErr w:type="spellEnd"/>
          </w:p>
          <w:p w:rsidR="005E2E23" w:rsidRPr="00D1506E" w:rsidRDefault="005E2E23" w:rsidP="002459CA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</w:p>
        </w:tc>
      </w:tr>
      <w:tr w:rsidR="005E2E23" w:rsidRPr="00D1506E" w:rsidTr="005E2E23">
        <w:tc>
          <w:tcPr>
            <w:tcW w:w="4928" w:type="dxa"/>
          </w:tcPr>
          <w:p w:rsidR="005E2E23" w:rsidRPr="00A03604" w:rsidRDefault="005E2E23" w:rsidP="002459CA">
            <w:pPr>
              <w:spacing w:line="360" w:lineRule="atLeast"/>
              <w:rPr>
                <w:b/>
                <w:sz w:val="28"/>
                <w:szCs w:val="28"/>
              </w:rPr>
            </w:pPr>
            <w:proofErr w:type="spellStart"/>
            <w:r w:rsidRPr="00A03604">
              <w:rPr>
                <w:b/>
                <w:sz w:val="28"/>
              </w:rPr>
              <w:t>Отдел</w:t>
            </w:r>
            <w:proofErr w:type="spellEnd"/>
            <w:r w:rsidRPr="00A03604">
              <w:rPr>
                <w:b/>
                <w:sz w:val="28"/>
              </w:rPr>
              <w:t xml:space="preserve"> </w:t>
            </w:r>
            <w:proofErr w:type="spellStart"/>
            <w:r w:rsidRPr="00A03604">
              <w:rPr>
                <w:b/>
                <w:sz w:val="28"/>
              </w:rPr>
              <w:t>системного</w:t>
            </w:r>
            <w:proofErr w:type="spellEnd"/>
            <w:r w:rsidRPr="00A03604">
              <w:rPr>
                <w:b/>
                <w:sz w:val="28"/>
              </w:rPr>
              <w:t xml:space="preserve">, </w:t>
            </w:r>
            <w:proofErr w:type="spellStart"/>
            <w:r w:rsidRPr="00A03604">
              <w:rPr>
                <w:b/>
                <w:sz w:val="28"/>
              </w:rPr>
              <w:t>прикладного</w:t>
            </w:r>
            <w:proofErr w:type="spellEnd"/>
          </w:p>
        </w:tc>
        <w:tc>
          <w:tcPr>
            <w:tcW w:w="4643" w:type="dxa"/>
          </w:tcPr>
          <w:p w:rsidR="005E2E23" w:rsidRPr="00D1506E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Финансово-бухгалтерский</w:t>
            </w:r>
            <w:proofErr w:type="spellEnd"/>
          </w:p>
        </w:tc>
      </w:tr>
      <w:tr w:rsidR="005E2E23" w:rsidRPr="00D1506E" w:rsidTr="005E2E23">
        <w:tc>
          <w:tcPr>
            <w:tcW w:w="4928" w:type="dxa"/>
          </w:tcPr>
          <w:p w:rsidR="005E2E23" w:rsidRPr="00A03604" w:rsidRDefault="005E2E23" w:rsidP="002459CA">
            <w:pPr>
              <w:spacing w:line="360" w:lineRule="atLeast"/>
              <w:rPr>
                <w:b/>
                <w:sz w:val="28"/>
                <w:szCs w:val="28"/>
              </w:rPr>
            </w:pPr>
            <w:proofErr w:type="spellStart"/>
            <w:r w:rsidRPr="00A03604">
              <w:rPr>
                <w:b/>
                <w:sz w:val="28"/>
              </w:rPr>
              <w:t>программно-математического</w:t>
            </w:r>
            <w:proofErr w:type="spellEnd"/>
            <w:r w:rsidRPr="00A03604">
              <w:rPr>
                <w:b/>
                <w:sz w:val="28"/>
              </w:rPr>
              <w:t xml:space="preserve"> и </w:t>
            </w:r>
          </w:p>
        </w:tc>
        <w:tc>
          <w:tcPr>
            <w:tcW w:w="4643" w:type="dxa"/>
          </w:tcPr>
          <w:p w:rsidR="005E2E23" w:rsidRPr="00D1506E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комплекс</w:t>
            </w:r>
            <w:proofErr w:type="spellEnd"/>
          </w:p>
        </w:tc>
      </w:tr>
      <w:tr w:rsidR="005E2E23" w:rsidRPr="00D1506E" w:rsidTr="005E2E23">
        <w:tc>
          <w:tcPr>
            <w:tcW w:w="4928" w:type="dxa"/>
          </w:tcPr>
          <w:p w:rsidR="005E2E23" w:rsidRPr="00A03604" w:rsidRDefault="005E2E23" w:rsidP="002459CA">
            <w:pPr>
              <w:spacing w:line="360" w:lineRule="atLeast"/>
              <w:rPr>
                <w:b/>
                <w:sz w:val="28"/>
                <w:szCs w:val="28"/>
              </w:rPr>
            </w:pPr>
            <w:proofErr w:type="spellStart"/>
            <w:r w:rsidRPr="00A03604">
              <w:rPr>
                <w:b/>
                <w:sz w:val="28"/>
              </w:rPr>
              <w:t>технического</w:t>
            </w:r>
            <w:proofErr w:type="spellEnd"/>
            <w:r w:rsidRPr="00A03604">
              <w:rPr>
                <w:b/>
                <w:sz w:val="28"/>
              </w:rPr>
              <w:t xml:space="preserve"> </w:t>
            </w:r>
            <w:proofErr w:type="spellStart"/>
            <w:r w:rsidRPr="00A03604">
              <w:rPr>
                <w:b/>
                <w:sz w:val="28"/>
              </w:rPr>
              <w:t>обеспечения</w:t>
            </w:r>
            <w:proofErr w:type="spellEnd"/>
            <w:r w:rsidRPr="00A03604">
              <w:rPr>
                <w:b/>
                <w:sz w:val="28"/>
              </w:rPr>
              <w:t xml:space="preserve"> (28-01)</w:t>
            </w:r>
          </w:p>
        </w:tc>
        <w:tc>
          <w:tcPr>
            <w:tcW w:w="4643" w:type="dxa"/>
          </w:tcPr>
          <w:p w:rsidR="005E2E23" w:rsidRPr="00D1506E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</w:p>
        </w:tc>
      </w:tr>
      <w:tr w:rsidR="005E2E23" w:rsidRPr="00D1506E" w:rsidTr="005E2E23">
        <w:tc>
          <w:tcPr>
            <w:tcW w:w="4928" w:type="dxa"/>
          </w:tcPr>
          <w:p w:rsidR="005E2E23" w:rsidRPr="00A03604" w:rsidRDefault="005E2E23" w:rsidP="005E2E23">
            <w:pPr>
              <w:spacing w:line="360" w:lineRule="atLeast"/>
              <w:jc w:val="center"/>
              <w:rPr>
                <w:b/>
                <w:sz w:val="28"/>
              </w:rPr>
            </w:pPr>
            <w:r w:rsidRPr="005A73F1">
              <w:rPr>
                <w:b/>
                <w:sz w:val="28"/>
                <w:szCs w:val="28"/>
              </w:rPr>
              <w:t>_________________</w:t>
            </w:r>
            <w:r w:rsidRPr="002B7E36">
              <w:rPr>
                <w:b/>
                <w:sz w:val="28"/>
                <w:szCs w:val="28"/>
              </w:rPr>
              <w:t>_____</w:t>
            </w:r>
          </w:p>
        </w:tc>
        <w:tc>
          <w:tcPr>
            <w:tcW w:w="4643" w:type="dxa"/>
          </w:tcPr>
          <w:p w:rsidR="005E2E23" w:rsidRPr="005E2E23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  <w:lang w:val="ru-RU"/>
              </w:rPr>
            </w:pPr>
            <w:r w:rsidRPr="002B7E36">
              <w:rPr>
                <w:b/>
                <w:sz w:val="28"/>
                <w:szCs w:val="28"/>
              </w:rPr>
              <w:t>________________________</w:t>
            </w:r>
          </w:p>
        </w:tc>
      </w:tr>
      <w:tr w:rsidR="005E2E23" w:rsidRPr="00D1506E" w:rsidTr="005E2E23">
        <w:tc>
          <w:tcPr>
            <w:tcW w:w="4928" w:type="dxa"/>
          </w:tcPr>
          <w:p w:rsidR="005E2E23" w:rsidRPr="005A73F1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  <w:proofErr w:type="spellStart"/>
            <w:r w:rsidRPr="005E2E23">
              <w:rPr>
                <w:b/>
                <w:sz w:val="28"/>
                <w:szCs w:val="28"/>
                <w:lang w:val="ru-RU"/>
              </w:rPr>
              <w:t>Цуканов</w:t>
            </w:r>
            <w:proofErr w:type="spellEnd"/>
            <w:r w:rsidRPr="005E2E23">
              <w:rPr>
                <w:b/>
                <w:sz w:val="28"/>
                <w:szCs w:val="28"/>
                <w:lang w:val="ru-RU"/>
              </w:rPr>
              <w:t xml:space="preserve"> Ю.В.</w:t>
            </w:r>
          </w:p>
        </w:tc>
        <w:tc>
          <w:tcPr>
            <w:tcW w:w="4643" w:type="dxa"/>
          </w:tcPr>
          <w:p w:rsidR="005E2E23" w:rsidRPr="002B7E36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  <w:proofErr w:type="spellStart"/>
            <w:r w:rsidRPr="005E2E23">
              <w:rPr>
                <w:b/>
                <w:sz w:val="28"/>
                <w:szCs w:val="28"/>
                <w:lang w:val="ru-RU"/>
              </w:rPr>
              <w:t>Числов</w:t>
            </w:r>
            <w:proofErr w:type="spellEnd"/>
            <w:r w:rsidRPr="005E2E23">
              <w:rPr>
                <w:b/>
                <w:sz w:val="28"/>
                <w:szCs w:val="28"/>
                <w:lang w:val="ru-RU"/>
              </w:rPr>
              <w:t xml:space="preserve"> С.В.</w:t>
            </w:r>
          </w:p>
        </w:tc>
      </w:tr>
      <w:tr w:rsidR="005E2E23" w:rsidRPr="00D1506E" w:rsidTr="005E2E23">
        <w:tc>
          <w:tcPr>
            <w:tcW w:w="4928" w:type="dxa"/>
          </w:tcPr>
          <w:p w:rsidR="005E2E23" w:rsidRPr="005E2E23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  <w:lang w:val="ru-RU"/>
              </w:rPr>
            </w:pPr>
            <w:r w:rsidRPr="002B7E36">
              <w:rPr>
                <w:b/>
                <w:sz w:val="28"/>
                <w:szCs w:val="28"/>
              </w:rPr>
              <w:t>"___” __________ 201</w:t>
            </w:r>
            <w:r>
              <w:rPr>
                <w:b/>
                <w:sz w:val="28"/>
                <w:szCs w:val="28"/>
              </w:rPr>
              <w:t>3</w:t>
            </w:r>
            <w:r w:rsidRPr="002B7E36">
              <w:rPr>
                <w:b/>
                <w:sz w:val="28"/>
                <w:szCs w:val="28"/>
              </w:rPr>
              <w:t xml:space="preserve"> </w:t>
            </w:r>
            <w:r w:rsidRPr="005A73F1">
              <w:rPr>
                <w:b/>
                <w:sz w:val="28"/>
                <w:szCs w:val="28"/>
              </w:rPr>
              <w:t>г</w:t>
            </w:r>
            <w:r w:rsidRPr="002B7E36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4643" w:type="dxa"/>
          </w:tcPr>
          <w:p w:rsidR="005E2E23" w:rsidRPr="005E2E23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  <w:lang w:val="ru-RU"/>
              </w:rPr>
            </w:pPr>
            <w:r w:rsidRPr="000A11E6">
              <w:rPr>
                <w:b/>
                <w:sz w:val="28"/>
                <w:szCs w:val="28"/>
              </w:rPr>
              <w:t>"___"_____________ 201</w:t>
            </w:r>
            <w:r>
              <w:rPr>
                <w:b/>
                <w:sz w:val="28"/>
                <w:szCs w:val="28"/>
              </w:rPr>
              <w:t>3</w:t>
            </w:r>
            <w:r w:rsidRPr="000A11E6">
              <w:rPr>
                <w:b/>
                <w:sz w:val="28"/>
                <w:szCs w:val="28"/>
              </w:rPr>
              <w:t xml:space="preserve"> </w:t>
            </w:r>
            <w:r w:rsidRPr="005A73F1">
              <w:rPr>
                <w:b/>
                <w:sz w:val="28"/>
                <w:szCs w:val="28"/>
              </w:rPr>
              <w:t>г</w:t>
            </w:r>
            <w:r w:rsidRPr="000A11E6">
              <w:rPr>
                <w:b/>
                <w:sz w:val="28"/>
                <w:szCs w:val="28"/>
              </w:rPr>
              <w:t>.</w:t>
            </w:r>
          </w:p>
        </w:tc>
      </w:tr>
    </w:tbl>
    <w:p w:rsidR="005E2E23" w:rsidRDefault="005E2E23" w:rsidP="005E2E23">
      <w:pPr>
        <w:spacing w:line="360" w:lineRule="atLeast"/>
        <w:jc w:val="center"/>
        <w:rPr>
          <w:sz w:val="28"/>
          <w:szCs w:val="28"/>
          <w:lang w:val="ru-RU"/>
        </w:rPr>
      </w:pPr>
    </w:p>
    <w:p w:rsidR="005E2E23" w:rsidRPr="005E2E23" w:rsidRDefault="005E2E23" w:rsidP="005E2E23">
      <w:pPr>
        <w:spacing w:line="360" w:lineRule="atLeast"/>
        <w:jc w:val="center"/>
        <w:rPr>
          <w:sz w:val="28"/>
          <w:szCs w:val="28"/>
          <w:lang w:val="ru-RU"/>
        </w:rPr>
      </w:pPr>
    </w:p>
    <w:p w:rsidR="005E2E23" w:rsidRPr="005A73F1" w:rsidRDefault="005E2E23" w:rsidP="005E2E23">
      <w:pPr>
        <w:spacing w:line="360" w:lineRule="atLeast"/>
        <w:jc w:val="center"/>
        <w:rPr>
          <w:sz w:val="28"/>
          <w:szCs w:val="28"/>
        </w:rPr>
      </w:pPr>
    </w:p>
    <w:p w:rsidR="005E2E23" w:rsidRPr="005A73F1" w:rsidRDefault="005E2E23" w:rsidP="005E2E23">
      <w:pPr>
        <w:spacing w:line="360" w:lineRule="atLeast"/>
        <w:jc w:val="center"/>
        <w:rPr>
          <w:sz w:val="28"/>
          <w:szCs w:val="28"/>
        </w:rPr>
      </w:pPr>
    </w:p>
    <w:p w:rsidR="005E2E23" w:rsidRPr="006B1D4B" w:rsidRDefault="005E2E23" w:rsidP="005E2E23">
      <w:pPr>
        <w:spacing w:line="360" w:lineRule="atLeast"/>
        <w:jc w:val="center"/>
        <w:rPr>
          <w:b/>
          <w:sz w:val="32"/>
          <w:szCs w:val="32"/>
        </w:rPr>
      </w:pPr>
      <w:r w:rsidRPr="006B1D4B">
        <w:rPr>
          <w:b/>
          <w:sz w:val="32"/>
          <w:szCs w:val="32"/>
        </w:rPr>
        <w:t>ТЕХНИЧЕСКОЕ ЗАДАНИЕ</w:t>
      </w:r>
    </w:p>
    <w:p w:rsidR="005E2E23" w:rsidRPr="005A73F1" w:rsidRDefault="005E2E23" w:rsidP="005E2E23">
      <w:pPr>
        <w:spacing w:line="360" w:lineRule="atLeast"/>
        <w:jc w:val="center"/>
        <w:rPr>
          <w:sz w:val="28"/>
          <w:szCs w:val="28"/>
        </w:rPr>
      </w:pPr>
    </w:p>
    <w:p w:rsidR="005E2E23" w:rsidRPr="005A73F1" w:rsidRDefault="005E2E23" w:rsidP="005E2E23">
      <w:pPr>
        <w:spacing w:line="360" w:lineRule="atLeast"/>
        <w:jc w:val="center"/>
        <w:rPr>
          <w:sz w:val="28"/>
          <w:szCs w:val="28"/>
        </w:rPr>
      </w:pPr>
    </w:p>
    <w:p w:rsidR="005E2E23" w:rsidRPr="005A73F1" w:rsidRDefault="005E2E23" w:rsidP="005E2E23">
      <w:pPr>
        <w:pStyle w:val="afb"/>
        <w:spacing w:line="360" w:lineRule="atLeast"/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 xml:space="preserve">На доработку действующих систем </w:t>
      </w:r>
      <w:r w:rsidRPr="00D1506E">
        <w:rPr>
          <w:b/>
          <w:sz w:val="28"/>
          <w:szCs w:val="28"/>
          <w:lang w:val="ru-RU"/>
        </w:rPr>
        <w:t>ОАО «ВПК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D1506E">
        <w:rPr>
          <w:b/>
          <w:sz w:val="28"/>
          <w:szCs w:val="28"/>
          <w:lang w:val="ru-RU"/>
        </w:rPr>
        <w:t>«НПО машиностроения»</w:t>
      </w:r>
      <w:r>
        <w:rPr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ru-RU"/>
        </w:rPr>
        <w:t>для обеспечения реализации новой технологии списания затрат</w:t>
      </w:r>
    </w:p>
    <w:p w:rsidR="005E2E23" w:rsidRPr="005E2E23" w:rsidRDefault="005E2E23" w:rsidP="005E2E23">
      <w:pPr>
        <w:spacing w:line="360" w:lineRule="atLeast"/>
        <w:jc w:val="center"/>
        <w:rPr>
          <w:sz w:val="28"/>
          <w:szCs w:val="28"/>
          <w:lang w:val="ru-RU"/>
        </w:rPr>
      </w:pPr>
    </w:p>
    <w:p w:rsidR="005E2E23" w:rsidRPr="005E2E23" w:rsidRDefault="005E2E23" w:rsidP="005E2E23">
      <w:pPr>
        <w:spacing w:line="360" w:lineRule="atLeast"/>
        <w:jc w:val="center"/>
        <w:rPr>
          <w:b/>
          <w:sz w:val="28"/>
          <w:szCs w:val="28"/>
          <w:lang w:val="ru-RU"/>
        </w:rPr>
      </w:pPr>
    </w:p>
    <w:p w:rsidR="005E2E23" w:rsidRPr="005E2E23" w:rsidRDefault="00177F46" w:rsidP="005E2E23">
      <w:pPr>
        <w:spacing w:line="360" w:lineRule="atLeast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Версия 0.2</w:t>
      </w:r>
    </w:p>
    <w:p w:rsidR="005E2E23" w:rsidRDefault="005E2E23" w:rsidP="005E2E23">
      <w:pPr>
        <w:spacing w:line="360" w:lineRule="atLeast"/>
        <w:jc w:val="center"/>
        <w:rPr>
          <w:b/>
          <w:sz w:val="28"/>
          <w:szCs w:val="28"/>
          <w:lang w:val="ru-RU"/>
        </w:rPr>
      </w:pPr>
    </w:p>
    <w:p w:rsidR="00177F46" w:rsidRDefault="00177F46" w:rsidP="005E2E23">
      <w:pPr>
        <w:spacing w:line="360" w:lineRule="atLeast"/>
        <w:jc w:val="center"/>
        <w:rPr>
          <w:b/>
          <w:sz w:val="28"/>
          <w:szCs w:val="28"/>
          <w:lang w:val="ru-RU"/>
        </w:rPr>
      </w:pPr>
    </w:p>
    <w:p w:rsidR="005E2E23" w:rsidRDefault="005E2E23" w:rsidP="005E2E23">
      <w:pPr>
        <w:spacing w:line="360" w:lineRule="atLeast"/>
        <w:jc w:val="center"/>
        <w:rPr>
          <w:b/>
          <w:sz w:val="28"/>
          <w:szCs w:val="28"/>
          <w:lang w:val="ru-RU"/>
        </w:rPr>
      </w:pPr>
    </w:p>
    <w:p w:rsidR="005E2E23" w:rsidRPr="005E2E23" w:rsidRDefault="005E2E23" w:rsidP="005E2E23">
      <w:pPr>
        <w:pStyle w:val="19"/>
        <w:jc w:val="center"/>
        <w:rPr>
          <w:lang w:val="ru-RU"/>
        </w:rPr>
      </w:pPr>
      <w:r w:rsidRPr="005E2E23">
        <w:rPr>
          <w:sz w:val="28"/>
          <w:szCs w:val="28"/>
          <w:lang w:val="ru-RU"/>
        </w:rPr>
        <w:t>2013</w:t>
      </w:r>
    </w:p>
    <w:p w:rsidR="005E2E23" w:rsidRPr="00950F26" w:rsidRDefault="005E2E23" w:rsidP="005E2E23">
      <w:pPr>
        <w:pStyle w:val="afff"/>
        <w:spacing w:line="360" w:lineRule="atLeast"/>
        <w:rPr>
          <w:sz w:val="20"/>
        </w:rPr>
      </w:pPr>
      <w:proofErr w:type="gramStart"/>
      <w:r w:rsidRPr="00950F26">
        <w:rPr>
          <w:sz w:val="20"/>
        </w:rPr>
        <w:t>(</w:t>
      </w:r>
      <w:proofErr w:type="spellStart"/>
      <w:r w:rsidRPr="00950F26">
        <w:rPr>
          <w:sz w:val="20"/>
        </w:rPr>
        <w:t>испол</w:t>
      </w:r>
      <w:r>
        <w:rPr>
          <w:sz w:val="20"/>
        </w:rPr>
        <w:t>н</w:t>
      </w:r>
      <w:proofErr w:type="spellEnd"/>
      <w:r w:rsidRPr="00950F26">
        <w:rPr>
          <w:sz w:val="20"/>
        </w:rPr>
        <w:t xml:space="preserve">.: нач. сектора сопровождения </w:t>
      </w:r>
      <w:proofErr w:type="spellStart"/>
      <w:r w:rsidRPr="00950F26">
        <w:rPr>
          <w:sz w:val="20"/>
        </w:rPr>
        <w:t>информ</w:t>
      </w:r>
      <w:proofErr w:type="spellEnd"/>
      <w:r w:rsidRPr="00950F26">
        <w:rPr>
          <w:sz w:val="20"/>
        </w:rPr>
        <w:t>. систем (28-01-01)</w:t>
      </w:r>
      <w:proofErr w:type="gramEnd"/>
    </w:p>
    <w:p w:rsidR="005E2E23" w:rsidRDefault="005E2E23" w:rsidP="005E2E23">
      <w:pPr>
        <w:pStyle w:val="afff"/>
        <w:spacing w:line="360" w:lineRule="atLeast"/>
        <w:rPr>
          <w:sz w:val="20"/>
        </w:rPr>
      </w:pPr>
      <w:proofErr w:type="gramStart"/>
      <w:r w:rsidRPr="00950F26">
        <w:rPr>
          <w:sz w:val="20"/>
        </w:rPr>
        <w:t>Ермишкина Л.Ф. тел. 64-06)</w:t>
      </w:r>
      <w:bookmarkEnd w:id="0"/>
      <w:proofErr w:type="gramEnd"/>
    </w:p>
    <w:p w:rsidR="005E2E23" w:rsidRDefault="005E2E23" w:rsidP="005E2E23">
      <w:pPr>
        <w:pStyle w:val="afff"/>
        <w:spacing w:line="360" w:lineRule="atLeast"/>
        <w:rPr>
          <w:sz w:val="20"/>
        </w:rPr>
      </w:pPr>
    </w:p>
    <w:p w:rsidR="005E2E23" w:rsidRDefault="005E2E23">
      <w:pPr>
        <w:rPr>
          <w:rFonts w:ascii="Times New Roman" w:eastAsia="Times New Roman" w:hAnsi="Times New Roman" w:cs="Times New Roman"/>
          <w:sz w:val="20"/>
          <w:szCs w:val="20"/>
          <w:lang w:val="ru-RU" w:eastAsia="ru-RU" w:bidi="ar-SA"/>
        </w:rPr>
      </w:pPr>
      <w:r w:rsidRPr="008477A4">
        <w:rPr>
          <w:sz w:val="20"/>
          <w:lang w:val="ru-RU"/>
        </w:rPr>
        <w:br w:type="page"/>
      </w:r>
    </w:p>
    <w:p w:rsidR="000531AA" w:rsidRPr="008523F2" w:rsidRDefault="004C0E56">
      <w:pPr>
        <w:jc w:val="center"/>
        <w:rPr>
          <w:lang w:val="ru-RU"/>
        </w:rPr>
        <w:sectPr w:rsidR="000531AA" w:rsidRPr="008523F2" w:rsidSect="00377F8D">
          <w:headerReference w:type="default" r:id="rId10"/>
          <w:footerReference w:type="default" r:id="rId11"/>
          <w:pgSz w:w="11906" w:h="16838"/>
          <w:pgMar w:top="1134" w:right="850" w:bottom="1134" w:left="1701" w:header="720" w:footer="720" w:gutter="0"/>
          <w:pgNumType w:start="1"/>
          <w:cols w:space="720"/>
          <w:docGrid w:linePitch="360"/>
        </w:sectPr>
      </w:pPr>
      <w:r w:rsidRPr="004C0E56">
        <w:rPr>
          <w:sz w:val="32"/>
          <w:szCs w:val="32"/>
          <w:lang w:val="ru-RU"/>
        </w:rPr>
        <w:t>Содержание</w:t>
      </w:r>
    </w:p>
    <w:p w:rsidR="00F13523" w:rsidRDefault="00160E1C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>
        <w:fldChar w:fldCharType="begin"/>
      </w:r>
      <w:r w:rsidR="00AE3DCA" w:rsidRPr="00AE3DCA">
        <w:rPr>
          <w:lang w:val="ru-RU"/>
        </w:rPr>
        <w:instrText xml:space="preserve"> </w:instrText>
      </w:r>
      <w:r w:rsidR="00AE3DCA">
        <w:instrText>TOC</w:instrText>
      </w:r>
      <w:r w:rsidR="00AE3DCA" w:rsidRPr="00AE3DCA">
        <w:rPr>
          <w:lang w:val="ru-RU"/>
        </w:rPr>
        <w:instrText xml:space="preserve"> \</w:instrText>
      </w:r>
      <w:r w:rsidR="00AE3DCA">
        <w:instrText>o</w:instrText>
      </w:r>
      <w:r w:rsidR="00AE3DCA" w:rsidRPr="00AE3DCA">
        <w:rPr>
          <w:lang w:val="ru-RU"/>
        </w:rPr>
        <w:instrText xml:space="preserve"> </w:instrText>
      </w:r>
      <w:r>
        <w:fldChar w:fldCharType="separate"/>
      </w:r>
      <w:r w:rsidR="00F13523" w:rsidRPr="00F13523">
        <w:rPr>
          <w:noProof/>
          <w:lang w:val="ru-RU"/>
        </w:rPr>
        <w:t>1</w:t>
      </w:r>
      <w:r w:rsidR="00F13523">
        <w:rPr>
          <w:noProof/>
          <w:lang w:val="ru-RU" w:eastAsia="ru-RU" w:bidi="ar-SA"/>
        </w:rPr>
        <w:tab/>
      </w:r>
      <w:r w:rsidR="00F13523" w:rsidRPr="00F13523">
        <w:rPr>
          <w:noProof/>
          <w:lang w:val="ru-RU"/>
        </w:rPr>
        <w:t>Назначение и цели</w:t>
      </w:r>
      <w:r w:rsidR="00F13523" w:rsidRPr="00F13523">
        <w:rPr>
          <w:noProof/>
          <w:lang w:val="ru-RU"/>
        </w:rPr>
        <w:tab/>
      </w:r>
      <w:r>
        <w:rPr>
          <w:noProof/>
        </w:rPr>
        <w:fldChar w:fldCharType="begin"/>
      </w:r>
      <w:r w:rsidR="00F13523" w:rsidRPr="00F13523">
        <w:rPr>
          <w:noProof/>
          <w:lang w:val="ru-RU"/>
        </w:rPr>
        <w:instrText xml:space="preserve"> </w:instrText>
      </w:r>
      <w:r w:rsidR="00F13523">
        <w:rPr>
          <w:noProof/>
        </w:rPr>
        <w:instrText>PAGEREF</w:instrText>
      </w:r>
      <w:r w:rsidR="00F13523" w:rsidRPr="00F13523">
        <w:rPr>
          <w:noProof/>
          <w:lang w:val="ru-RU"/>
        </w:rPr>
        <w:instrText xml:space="preserve"> _</w:instrText>
      </w:r>
      <w:r w:rsidR="00F13523">
        <w:rPr>
          <w:noProof/>
        </w:rPr>
        <w:instrText>Toc</w:instrText>
      </w:r>
      <w:r w:rsidR="00F13523" w:rsidRPr="00F13523">
        <w:rPr>
          <w:noProof/>
          <w:lang w:val="ru-RU"/>
        </w:rPr>
        <w:instrText>370285465 \</w:instrText>
      </w:r>
      <w:r w:rsidR="00F13523">
        <w:rPr>
          <w:noProof/>
        </w:rPr>
        <w:instrText>h</w:instrText>
      </w:r>
      <w:r w:rsidR="00F13523" w:rsidRPr="00F13523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882021" w:rsidRPr="00882021">
        <w:rPr>
          <w:noProof/>
          <w:lang w:val="ru-RU"/>
        </w:rPr>
        <w:t>3</w:t>
      </w:r>
      <w:r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1.1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Назначение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370285466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3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1.2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Цели и задачи разработки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370285467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3</w:t>
      </w:r>
      <w:r w:rsidR="00160E1C">
        <w:rPr>
          <w:noProof/>
        </w:rPr>
        <w:fldChar w:fldCharType="end"/>
      </w:r>
    </w:p>
    <w:p w:rsidR="00F13523" w:rsidRDefault="00F13523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2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Схема и описание бизнес-процессов по списанию затрат.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370285468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4</w:t>
      </w:r>
      <w:r w:rsidR="00160E1C">
        <w:rPr>
          <w:noProof/>
        </w:rPr>
        <w:fldChar w:fldCharType="end"/>
      </w:r>
    </w:p>
    <w:p w:rsidR="00F13523" w:rsidRDefault="00F13523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3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Список ролей пользователей и их взаимодействие с системами.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370285469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7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3.1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Список ролей пользователей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370285470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7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3.2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Схема взаимодействия ролей пользователей с системами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370285471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7</w:t>
      </w:r>
      <w:r w:rsidR="00160E1C">
        <w:rPr>
          <w:noProof/>
        </w:rPr>
        <w:fldChar w:fldCharType="end"/>
      </w:r>
    </w:p>
    <w:p w:rsidR="00F13523" w:rsidRDefault="00F13523">
      <w:pPr>
        <w:pStyle w:val="31"/>
        <w:tabs>
          <w:tab w:val="left" w:pos="1132"/>
          <w:tab w:val="right" w:leader="dot" w:pos="9345"/>
        </w:tabs>
        <w:rPr>
          <w:noProof/>
          <w:lang w:val="ru-RU" w:eastAsia="ru-RU" w:bidi="ar-SA"/>
        </w:rPr>
      </w:pPr>
      <w:r w:rsidRPr="000B08F6">
        <w:rPr>
          <w:i/>
          <w:noProof/>
          <w:lang w:val="ru-RU"/>
        </w:rPr>
        <w:t>3.2.1</w:t>
      </w:r>
      <w:r>
        <w:rPr>
          <w:noProof/>
          <w:lang w:val="ru-RU" w:eastAsia="ru-RU" w:bidi="ar-SA"/>
        </w:rPr>
        <w:tab/>
      </w:r>
      <w:r w:rsidRPr="000B08F6">
        <w:rPr>
          <w:noProof/>
          <w:lang w:val="ru-RU"/>
        </w:rPr>
        <w:t>Сценарии работы в системе «Планирование НИОКР».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370285472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8</w:t>
      </w:r>
      <w:r w:rsidR="00160E1C">
        <w:rPr>
          <w:noProof/>
        </w:rPr>
        <w:fldChar w:fldCharType="end"/>
      </w:r>
    </w:p>
    <w:p w:rsidR="00F13523" w:rsidRDefault="00F13523">
      <w:pPr>
        <w:pStyle w:val="31"/>
        <w:tabs>
          <w:tab w:val="left" w:pos="1132"/>
          <w:tab w:val="right" w:leader="dot" w:pos="9345"/>
        </w:tabs>
        <w:rPr>
          <w:noProof/>
          <w:lang w:val="ru-RU" w:eastAsia="ru-RU" w:bidi="ar-SA"/>
        </w:rPr>
      </w:pPr>
      <w:r w:rsidRPr="000B08F6">
        <w:rPr>
          <w:i/>
          <w:noProof/>
          <w:lang w:val="ru-RU"/>
        </w:rPr>
        <w:t>3.2.2</w:t>
      </w:r>
      <w:r>
        <w:rPr>
          <w:noProof/>
          <w:lang w:val="ru-RU" w:eastAsia="ru-RU" w:bidi="ar-SA"/>
        </w:rPr>
        <w:tab/>
      </w:r>
      <w:r w:rsidRPr="000B08F6">
        <w:rPr>
          <w:noProof/>
          <w:lang w:val="ru-RU"/>
        </w:rPr>
        <w:t>Сценарии работы в системе «А1-Персонал».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370285474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9</w:t>
      </w:r>
      <w:r w:rsidR="00160E1C">
        <w:rPr>
          <w:noProof/>
        </w:rPr>
        <w:fldChar w:fldCharType="end"/>
      </w:r>
    </w:p>
    <w:p w:rsidR="00F13523" w:rsidRDefault="00F13523">
      <w:pPr>
        <w:pStyle w:val="31"/>
        <w:tabs>
          <w:tab w:val="left" w:pos="1132"/>
          <w:tab w:val="right" w:leader="dot" w:pos="9345"/>
        </w:tabs>
        <w:rPr>
          <w:noProof/>
          <w:lang w:val="ru-RU" w:eastAsia="ru-RU" w:bidi="ar-SA"/>
        </w:rPr>
      </w:pPr>
      <w:r w:rsidRPr="000B08F6">
        <w:rPr>
          <w:i/>
          <w:noProof/>
          <w:lang w:val="ru-RU"/>
        </w:rPr>
        <w:t>3.2.3</w:t>
      </w:r>
      <w:r>
        <w:rPr>
          <w:noProof/>
          <w:lang w:val="ru-RU" w:eastAsia="ru-RU" w:bidi="ar-SA"/>
        </w:rPr>
        <w:tab/>
      </w:r>
      <w:r w:rsidRPr="000B08F6">
        <w:rPr>
          <w:noProof/>
          <w:lang w:val="ru-RU"/>
        </w:rPr>
        <w:t>Сценарии работы в системе «АСФПК».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370285476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10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3.3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Соответствие между бизнес-процессами и сценариями работы.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370285479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12</w:t>
      </w:r>
      <w:r w:rsidR="00160E1C">
        <w:rPr>
          <w:noProof/>
        </w:rPr>
        <w:fldChar w:fldCharType="end"/>
      </w:r>
    </w:p>
    <w:p w:rsidR="00F13523" w:rsidRDefault="00F13523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kern w:val="1"/>
          <w:lang w:val="ru-RU"/>
        </w:rPr>
        <w:t>4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Описание сценариев работы.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370285480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14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4.1</w:t>
      </w:r>
      <w:r>
        <w:rPr>
          <w:noProof/>
          <w:lang w:val="ru-RU" w:eastAsia="ru-RU" w:bidi="ar-SA"/>
        </w:rPr>
        <w:tab/>
      </w:r>
      <w:r w:rsidRPr="00F13523">
        <w:rPr>
          <w:noProof/>
          <w:kern w:val="1"/>
          <w:lang w:val="ru-RU"/>
        </w:rPr>
        <w:t>Описание сценариев работы в системе «Планирование НИОКР»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370285481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14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4.2</w:t>
      </w:r>
      <w:r>
        <w:rPr>
          <w:noProof/>
          <w:lang w:val="ru-RU" w:eastAsia="ru-RU" w:bidi="ar-SA"/>
        </w:rPr>
        <w:tab/>
      </w:r>
      <w:r w:rsidRPr="00F13523">
        <w:rPr>
          <w:noProof/>
          <w:kern w:val="1"/>
          <w:lang w:val="ru-RU"/>
        </w:rPr>
        <w:t>Описание сценариев работы в системе «А1-Персонал»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370285482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17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4.3</w:t>
      </w:r>
      <w:r>
        <w:rPr>
          <w:noProof/>
          <w:lang w:val="ru-RU" w:eastAsia="ru-RU" w:bidi="ar-SA"/>
        </w:rPr>
        <w:tab/>
      </w:r>
      <w:r w:rsidRPr="00F13523">
        <w:rPr>
          <w:noProof/>
          <w:kern w:val="1"/>
          <w:lang w:val="ru-RU"/>
        </w:rPr>
        <w:t>Описание сценариев работы в системе «АСФПК»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370285483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21</w:t>
      </w:r>
      <w:r w:rsidR="00160E1C">
        <w:rPr>
          <w:noProof/>
        </w:rPr>
        <w:fldChar w:fldCharType="end"/>
      </w:r>
    </w:p>
    <w:p w:rsidR="00F13523" w:rsidRDefault="00F13523">
      <w:pPr>
        <w:pStyle w:val="31"/>
        <w:tabs>
          <w:tab w:val="left" w:pos="1132"/>
          <w:tab w:val="right" w:leader="dot" w:pos="9345"/>
        </w:tabs>
        <w:rPr>
          <w:noProof/>
          <w:lang w:val="ru-RU" w:eastAsia="ru-RU" w:bidi="ar-SA"/>
        </w:rPr>
      </w:pPr>
      <w:r w:rsidRPr="000B08F6">
        <w:rPr>
          <w:noProof/>
          <w:lang w:val="ru-RU"/>
        </w:rPr>
        <w:t>4.3.1</w:t>
      </w:r>
      <w:r>
        <w:rPr>
          <w:noProof/>
          <w:lang w:val="ru-RU" w:eastAsia="ru-RU" w:bidi="ar-SA"/>
        </w:rPr>
        <w:tab/>
      </w:r>
      <w:r w:rsidRPr="000B08F6">
        <w:rPr>
          <w:noProof/>
          <w:lang w:val="ru-RU"/>
        </w:rPr>
        <w:t>Диспетчер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370285484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21</w:t>
      </w:r>
      <w:r w:rsidR="00160E1C">
        <w:rPr>
          <w:noProof/>
        </w:rPr>
        <w:fldChar w:fldCharType="end"/>
      </w:r>
    </w:p>
    <w:p w:rsidR="00F13523" w:rsidRDefault="00F13523">
      <w:pPr>
        <w:pStyle w:val="31"/>
        <w:tabs>
          <w:tab w:val="left" w:pos="1132"/>
          <w:tab w:val="right" w:leader="dot" w:pos="9345"/>
        </w:tabs>
        <w:rPr>
          <w:noProof/>
          <w:lang w:val="ru-RU" w:eastAsia="ru-RU" w:bidi="ar-SA"/>
        </w:rPr>
      </w:pPr>
      <w:r w:rsidRPr="000B08F6">
        <w:rPr>
          <w:noProof/>
          <w:lang w:val="ru-RU"/>
        </w:rPr>
        <w:t>4.3.2</w:t>
      </w:r>
      <w:r>
        <w:rPr>
          <w:noProof/>
          <w:lang w:val="ru-RU" w:eastAsia="ru-RU" w:bidi="ar-SA"/>
        </w:rPr>
        <w:tab/>
      </w:r>
      <w:r w:rsidRPr="000B08F6">
        <w:rPr>
          <w:noProof/>
          <w:lang w:val="ru-RU"/>
        </w:rPr>
        <w:t>Сотрудник планового отдела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370285485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25</w:t>
      </w:r>
      <w:r w:rsidR="00160E1C">
        <w:rPr>
          <w:noProof/>
        </w:rPr>
        <w:fldChar w:fldCharType="end"/>
      </w:r>
    </w:p>
    <w:p w:rsidR="00F13523" w:rsidRDefault="00F13523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5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Объем выпусков системы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370285486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31</w:t>
      </w:r>
      <w:r w:rsidR="00160E1C">
        <w:rPr>
          <w:noProof/>
        </w:rPr>
        <w:fldChar w:fldCharType="end"/>
      </w:r>
    </w:p>
    <w:p w:rsidR="00F13523" w:rsidRDefault="00F13523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6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Словарь и модель данных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370285487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32</w:t>
      </w:r>
      <w:r w:rsidR="00160E1C">
        <w:rPr>
          <w:noProof/>
        </w:rPr>
        <w:fldChar w:fldCharType="end"/>
      </w:r>
    </w:p>
    <w:p w:rsidR="00F13523" w:rsidRDefault="00F13523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7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Лист согласования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370285488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36</w:t>
      </w:r>
      <w:r w:rsidR="00160E1C">
        <w:rPr>
          <w:noProof/>
        </w:rPr>
        <w:fldChar w:fldCharType="end"/>
      </w:r>
    </w:p>
    <w:p w:rsidR="000531AA" w:rsidRPr="008523F2" w:rsidRDefault="00160E1C">
      <w:pPr>
        <w:pStyle w:val="24"/>
        <w:tabs>
          <w:tab w:val="right" w:leader="dot" w:pos="10772"/>
        </w:tabs>
        <w:rPr>
          <w:sz w:val="36"/>
          <w:szCs w:val="36"/>
          <w:lang w:val="ru-RU"/>
        </w:rPr>
        <w:sectPr w:rsidR="000531AA" w:rsidRPr="008523F2" w:rsidSect="00377F8D">
          <w:type w:val="continuous"/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  <w:r>
        <w:fldChar w:fldCharType="end"/>
      </w:r>
    </w:p>
    <w:p w:rsidR="000531AA" w:rsidRPr="008523F2" w:rsidRDefault="000531AA">
      <w:pPr>
        <w:tabs>
          <w:tab w:val="left" w:pos="440"/>
          <w:tab w:val="right" w:leader="dot" w:pos="10762"/>
        </w:tabs>
        <w:jc w:val="center"/>
        <w:rPr>
          <w:sz w:val="36"/>
          <w:szCs w:val="36"/>
          <w:lang w:val="ru-RU"/>
        </w:rPr>
      </w:pPr>
    </w:p>
    <w:p w:rsidR="000531AA" w:rsidRPr="008523F2" w:rsidRDefault="000531AA">
      <w:pPr>
        <w:jc w:val="center"/>
        <w:rPr>
          <w:sz w:val="36"/>
          <w:szCs w:val="36"/>
          <w:lang w:val="ru-RU"/>
        </w:rPr>
      </w:pPr>
    </w:p>
    <w:p w:rsidR="000531AA" w:rsidRPr="008523F2" w:rsidRDefault="000531AA">
      <w:pPr>
        <w:jc w:val="center"/>
        <w:rPr>
          <w:sz w:val="36"/>
          <w:szCs w:val="36"/>
          <w:lang w:val="ru-RU"/>
        </w:rPr>
      </w:pPr>
    </w:p>
    <w:p w:rsidR="000531AA" w:rsidRPr="008523F2" w:rsidRDefault="00A403E2" w:rsidP="00A403E2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br w:type="page"/>
      </w:r>
    </w:p>
    <w:p w:rsidR="005100EB" w:rsidRDefault="005100EB" w:rsidP="00804546">
      <w:pPr>
        <w:pStyle w:val="1a"/>
      </w:pPr>
      <w:bookmarkStart w:id="1" w:name="__RefHeading__1_1001456176"/>
      <w:bookmarkStart w:id="2" w:name="_Toc370285465"/>
      <w:bookmarkEnd w:id="1"/>
      <w:r>
        <w:t>Назначение и цели</w:t>
      </w:r>
      <w:bookmarkEnd w:id="2"/>
    </w:p>
    <w:p w:rsidR="005100EB" w:rsidRDefault="005100EB" w:rsidP="005100EB">
      <w:pPr>
        <w:pStyle w:val="27"/>
      </w:pPr>
      <w:bookmarkStart w:id="3" w:name="_Toc370285466"/>
      <w:r>
        <w:t>Назначение</w:t>
      </w:r>
      <w:bookmarkEnd w:id="3"/>
    </w:p>
    <w:p w:rsidR="008749A3" w:rsidRDefault="008749A3" w:rsidP="00080381">
      <w:pPr>
        <w:pStyle w:val="afff0"/>
      </w:pPr>
      <w:r>
        <w:t>Назначение</w:t>
      </w:r>
      <w:r w:rsidR="003D5DC9">
        <w:t>м</w:t>
      </w:r>
      <w:r>
        <w:t xml:space="preserve"> проводимых работ является обеспечение реализации новой технологии списания затрат в </w:t>
      </w:r>
      <w:r w:rsidRPr="002459CA">
        <w:t>ОАО «ВПК «НПО машиностроения»</w:t>
      </w:r>
      <w:r>
        <w:t>. Ключевым</w:t>
      </w:r>
      <w:r w:rsidR="003D5DC9">
        <w:t xml:space="preserve">и </w:t>
      </w:r>
      <w:r>
        <w:t>элемент</w:t>
      </w:r>
      <w:r w:rsidR="003D5DC9">
        <w:t>ами</w:t>
      </w:r>
      <w:r>
        <w:t xml:space="preserve"> новой технологии явля</w:t>
      </w:r>
      <w:r w:rsidR="003D5DC9">
        <w:t>ю</w:t>
      </w:r>
      <w:r>
        <w:t xml:space="preserve">тся </w:t>
      </w:r>
      <w:r w:rsidR="003D5DC9">
        <w:t xml:space="preserve">организация процесса </w:t>
      </w:r>
      <w:r>
        <w:t>управления распределением трудоемкости в подразделения</w:t>
      </w:r>
      <w:r w:rsidR="003D5DC9">
        <w:t>х</w:t>
      </w:r>
      <w:r>
        <w:t>, отвечающи</w:t>
      </w:r>
      <w:r w:rsidR="003D5DC9">
        <w:t>х</w:t>
      </w:r>
      <w:r>
        <w:t xml:space="preserve"> за формирование и контроль данных по фактической трудоемкости</w:t>
      </w:r>
      <w:r w:rsidR="003D5DC9">
        <w:t>, а также оптимизация алгоритмов, используемых в процессе распределения.</w:t>
      </w:r>
    </w:p>
    <w:p w:rsidR="002459CA" w:rsidRPr="002459CA" w:rsidRDefault="002459CA" w:rsidP="00080381">
      <w:pPr>
        <w:jc w:val="both"/>
        <w:rPr>
          <w:lang w:val="ru-RU"/>
        </w:rPr>
      </w:pPr>
    </w:p>
    <w:p w:rsidR="005100EB" w:rsidRDefault="005100EB" w:rsidP="005100EB">
      <w:pPr>
        <w:pStyle w:val="27"/>
      </w:pPr>
      <w:bookmarkStart w:id="4" w:name="_Toc370285467"/>
      <w:r>
        <w:t>Цели и задачи разработки</w:t>
      </w:r>
      <w:bookmarkEnd w:id="4"/>
    </w:p>
    <w:p w:rsidR="005E2E23" w:rsidRPr="005E2E23" w:rsidRDefault="005E2E23" w:rsidP="00080381">
      <w:pPr>
        <w:pStyle w:val="afff0"/>
      </w:pPr>
      <w:r w:rsidRPr="005E2E23">
        <w:t xml:space="preserve">Целью </w:t>
      </w:r>
      <w:r w:rsidR="00C03FC9">
        <w:t>доработки</w:t>
      </w:r>
      <w:r w:rsidR="00C03FC9" w:rsidRPr="002459CA">
        <w:t xml:space="preserve"> действующих систем ОАО «ВПК «НПО машиностроения»</w:t>
      </w:r>
      <w:r w:rsidRPr="005E2E23">
        <w:t xml:space="preserve"> является повышение эффективности работы </w:t>
      </w:r>
      <w:r w:rsidR="00C03FC9">
        <w:t xml:space="preserve">бухгалтерии, </w:t>
      </w:r>
      <w:r w:rsidR="00471EA4">
        <w:t xml:space="preserve">финансовых, </w:t>
      </w:r>
      <w:r w:rsidR="00C03FC9">
        <w:t xml:space="preserve">планово-диспетчерских </w:t>
      </w:r>
      <w:r w:rsidR="004D671E">
        <w:t xml:space="preserve">и аналитических </w:t>
      </w:r>
      <w:r w:rsidR="00C03FC9">
        <w:t>служб</w:t>
      </w:r>
      <w:r w:rsidRPr="005E2E23">
        <w:t xml:space="preserve"> при осуществлении функций </w:t>
      </w:r>
      <w:r w:rsidR="00C03FC9">
        <w:t>списания затрат</w:t>
      </w:r>
      <w:r w:rsidRPr="005E2E23">
        <w:t xml:space="preserve"> за счет развития фун</w:t>
      </w:r>
      <w:r w:rsidR="00C03FC9">
        <w:t>кциональных возможностей систем</w:t>
      </w:r>
      <w:r w:rsidRPr="005E2E23">
        <w:t xml:space="preserve"> </w:t>
      </w:r>
      <w:r w:rsidR="00C03FC9">
        <w:t>«</w:t>
      </w:r>
      <w:proofErr w:type="spellStart"/>
      <w:r w:rsidRPr="005E2E23">
        <w:t>ФПиК</w:t>
      </w:r>
      <w:proofErr w:type="spellEnd"/>
      <w:r w:rsidR="00C03FC9">
        <w:t>», «Планирование НИОКР» и «А1-Персонал»</w:t>
      </w:r>
      <w:r w:rsidRPr="005E2E23">
        <w:t>.</w:t>
      </w:r>
    </w:p>
    <w:p w:rsidR="005E2E23" w:rsidRPr="005E2E23" w:rsidRDefault="005E2E23" w:rsidP="00080381">
      <w:pPr>
        <w:pStyle w:val="afff0"/>
      </w:pPr>
      <w:r w:rsidRPr="005E2E23">
        <w:t>Задачи:</w:t>
      </w:r>
    </w:p>
    <w:p w:rsidR="00FF16B8" w:rsidRDefault="00FF16B8" w:rsidP="00080381">
      <w:pPr>
        <w:pStyle w:val="afff0"/>
        <w:numPr>
          <w:ilvl w:val="0"/>
          <w:numId w:val="67"/>
        </w:numPr>
        <w:ind w:left="567"/>
      </w:pPr>
      <w:r>
        <w:t>Разработка комплекса программ в системе «</w:t>
      </w:r>
      <w:proofErr w:type="spellStart"/>
      <w:r w:rsidRPr="005E2E23">
        <w:t>ФПиК</w:t>
      </w:r>
      <w:proofErr w:type="spellEnd"/>
      <w:r>
        <w:t>»</w:t>
      </w:r>
      <w:r w:rsidR="00D41BDD">
        <w:t xml:space="preserve"> для формирования и контроля матриц распределения.</w:t>
      </w:r>
    </w:p>
    <w:p w:rsidR="005E2E23" w:rsidRDefault="00D41BDD" w:rsidP="00080381">
      <w:pPr>
        <w:pStyle w:val="afff0"/>
        <w:numPr>
          <w:ilvl w:val="0"/>
          <w:numId w:val="67"/>
        </w:numPr>
        <w:ind w:left="567"/>
      </w:pPr>
      <w:r w:rsidRPr="00D41BDD">
        <w:t>Доработка систем «Планирование НИОКР» и «А1-Персонал»</w:t>
      </w:r>
      <w:r>
        <w:t xml:space="preserve"> в части интеграции с системой </w:t>
      </w:r>
      <w:r w:rsidRPr="00D41BDD">
        <w:t>«</w:t>
      </w:r>
      <w:proofErr w:type="spellStart"/>
      <w:r w:rsidRPr="00D41BDD">
        <w:t>ФПиК</w:t>
      </w:r>
      <w:proofErr w:type="spellEnd"/>
      <w:r w:rsidRPr="00D41BDD">
        <w:t>»</w:t>
      </w:r>
      <w:r>
        <w:t>.</w:t>
      </w:r>
    </w:p>
    <w:p w:rsidR="00BB45E6" w:rsidRDefault="00BB45E6" w:rsidP="00080381">
      <w:pPr>
        <w:pStyle w:val="afff0"/>
        <w:numPr>
          <w:ilvl w:val="0"/>
          <w:numId w:val="67"/>
        </w:numPr>
        <w:ind w:left="567"/>
      </w:pPr>
      <w:r>
        <w:t>Разработка системы отчетности для осуществления контроля процесса списания затрат</w:t>
      </w:r>
      <w:r w:rsidR="00080381">
        <w:t>,</w:t>
      </w:r>
      <w:r>
        <w:t xml:space="preserve"> распределения трудоемкости и ФОТ.</w:t>
      </w:r>
    </w:p>
    <w:p w:rsidR="00092AA8" w:rsidRDefault="00092AA8" w:rsidP="00080381">
      <w:pPr>
        <w:pStyle w:val="afff0"/>
        <w:numPr>
          <w:ilvl w:val="0"/>
          <w:numId w:val="67"/>
        </w:numPr>
        <w:ind w:left="567"/>
      </w:pPr>
      <w:r>
        <w:t xml:space="preserve">Обучение пользователей работе с новыми функциями </w:t>
      </w:r>
      <w:r w:rsidR="00BF2504">
        <w:t xml:space="preserve">системы </w:t>
      </w:r>
      <w:r w:rsidRPr="00092AA8">
        <w:t>«</w:t>
      </w:r>
      <w:proofErr w:type="spellStart"/>
      <w:r w:rsidRPr="00092AA8">
        <w:t>ФПиК</w:t>
      </w:r>
      <w:proofErr w:type="spellEnd"/>
      <w:r w:rsidRPr="00092AA8">
        <w:t>»</w:t>
      </w:r>
      <w:r>
        <w:t>, а также с доработанным</w:t>
      </w:r>
      <w:r w:rsidR="00BF2504">
        <w:t xml:space="preserve">и </w:t>
      </w:r>
      <w:r>
        <w:t>фун</w:t>
      </w:r>
      <w:r w:rsidR="00BF2504">
        <w:t xml:space="preserve">кциями систем </w:t>
      </w:r>
      <w:r w:rsidR="00BF2504" w:rsidRPr="00D41BDD">
        <w:t>«Планирование НИОКР» и «А1-Персонал»</w:t>
      </w:r>
      <w:r w:rsidR="00BF2504">
        <w:t>.</w:t>
      </w:r>
    </w:p>
    <w:p w:rsidR="00BF2504" w:rsidRDefault="00BF2504" w:rsidP="00080381">
      <w:pPr>
        <w:pStyle w:val="afff0"/>
        <w:numPr>
          <w:ilvl w:val="0"/>
          <w:numId w:val="67"/>
        </w:numPr>
        <w:ind w:left="567"/>
      </w:pPr>
      <w:r>
        <w:t xml:space="preserve">Внедрение новой технологии </w:t>
      </w:r>
      <w:r w:rsidR="00080381">
        <w:t xml:space="preserve">списания затрат в подразделениях </w:t>
      </w:r>
      <w:r w:rsidRPr="00BF2504">
        <w:t>ОАО «ВПК «НПО машиностроения»</w:t>
      </w:r>
      <w:r w:rsidR="00080381">
        <w:t>, задействованных в процессе списания затрат.</w:t>
      </w:r>
    </w:p>
    <w:p w:rsidR="00092AA8" w:rsidRPr="00D41BDD" w:rsidRDefault="00092AA8" w:rsidP="00080381">
      <w:pPr>
        <w:rPr>
          <w:lang w:val="ru-RU"/>
        </w:rPr>
      </w:pPr>
    </w:p>
    <w:p w:rsidR="005100EB" w:rsidRPr="005E2E23" w:rsidRDefault="005100EB" w:rsidP="005100EB">
      <w:pPr>
        <w:rPr>
          <w:lang w:val="ru-RU"/>
        </w:rPr>
      </w:pPr>
      <w:r w:rsidRPr="005E2E23">
        <w:rPr>
          <w:lang w:val="ru-RU"/>
        </w:rPr>
        <w:br w:type="page"/>
      </w:r>
    </w:p>
    <w:p w:rsidR="000531AA" w:rsidRPr="008523F2" w:rsidRDefault="004C0E56" w:rsidP="00804546">
      <w:pPr>
        <w:pStyle w:val="1a"/>
      </w:pPr>
      <w:bookmarkStart w:id="5" w:name="_Toc370285468"/>
      <w:r w:rsidRPr="004C0E56">
        <w:t>Схема и описание бизнес-процессов по списанию затрат.</w:t>
      </w:r>
      <w:bookmarkEnd w:id="5"/>
    </w:p>
    <w:p w:rsidR="000531AA" w:rsidRDefault="00E0456A">
      <w:pPr>
        <w:jc w:val="center"/>
        <w:rPr>
          <w:sz w:val="24"/>
          <w:szCs w:val="24"/>
          <w:lang w:val="ru-RU"/>
        </w:rPr>
      </w:pPr>
      <w:r>
        <w:object w:dxaOrig="13901" w:dyaOrig="216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699pt" o:ole="">
            <v:imagedata r:id="rId12" o:title=""/>
          </v:shape>
          <o:OLEObject Type="Embed" ProgID="Visio.Drawing.11" ShapeID="_x0000_i1025" DrawAspect="Content" ObjectID="_1447349020" r:id="rId13"/>
        </w:object>
      </w:r>
    </w:p>
    <w:p w:rsidR="008523F2" w:rsidRDefault="008523F2" w:rsidP="00177F46">
      <w:pPr>
        <w:spacing w:line="264" w:lineRule="auto"/>
        <w:ind w:firstLine="585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 рисунке 1 представлено схематическое описание бизнес-процесса «Списание затрат». В основе этого процесса лежат процедуры формирования данных, распределения, импорта (экспорта) и функции контроля, как на уровне систем,</w:t>
      </w:r>
      <w:r w:rsidR="00507A78">
        <w:rPr>
          <w:sz w:val="24"/>
          <w:szCs w:val="24"/>
          <w:lang w:val="ru-RU"/>
        </w:rPr>
        <w:t xml:space="preserve"> так и на уровне пользователей.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Списание затрат возможно только после процедуры архивации текущего </w:t>
      </w:r>
      <w:r w:rsidR="00507A78">
        <w:rPr>
          <w:sz w:val="24"/>
          <w:szCs w:val="24"/>
          <w:lang w:val="ru-RU"/>
        </w:rPr>
        <w:t>периода в системе «А1-Персонал»</w:t>
      </w:r>
    </w:p>
    <w:p w:rsidR="00B03CE8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Сотрудник отдела координации и анализа ресурсов (отдел 00-19) по результатам выполненных и закрытых работ подразделений КБ в системе «Планирование НИОКР» формирует данные по фактическим трудозатратам этих отделов по заказам</w:t>
      </w:r>
      <w:r w:rsidR="00B03CE8" w:rsidRPr="00B03CE8">
        <w:rPr>
          <w:sz w:val="24"/>
          <w:szCs w:val="24"/>
          <w:lang w:val="ru-RU"/>
        </w:rPr>
        <w:t xml:space="preserve"> (</w:t>
      </w:r>
      <w:r w:rsidR="00B03CE8">
        <w:rPr>
          <w:sz w:val="24"/>
          <w:szCs w:val="24"/>
          <w:lang w:val="ru-RU"/>
        </w:rPr>
        <w:t>П</w:t>
      </w:r>
      <w:r w:rsidR="00B03CE8" w:rsidRPr="00B03CE8">
        <w:rPr>
          <w:sz w:val="24"/>
          <w:szCs w:val="24"/>
          <w:lang w:val="ru-RU"/>
        </w:rPr>
        <w:t>1)</w:t>
      </w:r>
      <w:r>
        <w:rPr>
          <w:sz w:val="24"/>
          <w:szCs w:val="24"/>
          <w:lang w:val="ru-RU"/>
        </w:rPr>
        <w:t xml:space="preserve">. 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Эти данные</w:t>
      </w:r>
      <w:ins w:id="6" w:author="LILBUS" w:date="2013-11-30T20:36:00Z">
        <w:r>
          <w:rPr>
            <w:sz w:val="24"/>
            <w:szCs w:val="24"/>
            <w:lang w:val="ru-RU"/>
          </w:rPr>
          <w:t xml:space="preserve"> </w:t>
        </w:r>
        <w:r w:rsidR="00B36DA7">
          <w:rPr>
            <w:sz w:val="24"/>
            <w:szCs w:val="24"/>
            <w:lang w:val="ru-RU"/>
          </w:rPr>
          <w:t>за текущи</w:t>
        </w:r>
        <w:bookmarkStart w:id="7" w:name="_GoBack"/>
        <w:bookmarkEnd w:id="7"/>
        <w:r w:rsidR="00B36DA7">
          <w:rPr>
            <w:sz w:val="24"/>
            <w:szCs w:val="24"/>
            <w:lang w:val="ru-RU"/>
          </w:rPr>
          <w:t>й период</w:t>
        </w:r>
      </w:ins>
      <w:r>
        <w:rPr>
          <w:sz w:val="24"/>
          <w:szCs w:val="24"/>
          <w:lang w:val="ru-RU"/>
        </w:rPr>
        <w:t xml:space="preserve"> импортируются в БД системы «А1-Персонал» посредством запуска функции импорта данных</w:t>
      </w:r>
      <w:r w:rsidR="00B03CE8">
        <w:rPr>
          <w:sz w:val="24"/>
          <w:szCs w:val="24"/>
          <w:lang w:val="ru-RU"/>
        </w:rPr>
        <w:t xml:space="preserve"> (П</w:t>
      </w:r>
      <w:proofErr w:type="gramStart"/>
      <w:r w:rsidR="00B03CE8">
        <w:rPr>
          <w:sz w:val="24"/>
          <w:szCs w:val="24"/>
          <w:lang w:val="ru-RU"/>
        </w:rPr>
        <w:t>2</w:t>
      </w:r>
      <w:proofErr w:type="gramEnd"/>
      <w:r w:rsidR="00B03CE8">
        <w:rPr>
          <w:sz w:val="24"/>
          <w:szCs w:val="24"/>
          <w:lang w:val="ru-RU"/>
        </w:rPr>
        <w:t>)</w:t>
      </w:r>
      <w:r>
        <w:rPr>
          <w:sz w:val="24"/>
          <w:szCs w:val="24"/>
          <w:lang w:val="ru-RU"/>
        </w:rPr>
        <w:t xml:space="preserve"> сотрудником центральной бухгалтерии</w:t>
      </w:r>
      <w:del w:id="8" w:author="LILBUS" w:date="2013-11-30T20:36:00Z">
        <w:r>
          <w:rPr>
            <w:sz w:val="24"/>
            <w:szCs w:val="24"/>
            <w:lang w:val="ru-RU"/>
          </w:rPr>
          <w:delText>, после выполнения архивации текущего периода</w:delText>
        </w:r>
      </w:del>
      <w:r>
        <w:rPr>
          <w:sz w:val="24"/>
          <w:szCs w:val="24"/>
          <w:lang w:val="ru-RU"/>
        </w:rPr>
        <w:t>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Данные</w:t>
      </w:r>
      <w:ins w:id="9" w:author="LILBUS" w:date="2013-11-30T20:36:00Z">
        <w:r>
          <w:rPr>
            <w:sz w:val="24"/>
            <w:szCs w:val="24"/>
            <w:lang w:val="ru-RU"/>
          </w:rPr>
          <w:t xml:space="preserve"> </w:t>
        </w:r>
        <w:r w:rsidR="00B36DA7">
          <w:rPr>
            <w:sz w:val="24"/>
            <w:szCs w:val="24"/>
            <w:lang w:val="ru-RU"/>
          </w:rPr>
          <w:t>за текущий период</w:t>
        </w:r>
      </w:ins>
      <w:r>
        <w:rPr>
          <w:sz w:val="24"/>
          <w:szCs w:val="24"/>
          <w:lang w:val="ru-RU"/>
        </w:rPr>
        <w:t xml:space="preserve"> по фактическим трудозатратам подразделений ОЗМ по заказам вводятся в систему «А1-Персонал»</w:t>
      </w:r>
      <w:r w:rsidR="00B03CE8">
        <w:rPr>
          <w:sz w:val="24"/>
          <w:szCs w:val="24"/>
          <w:lang w:val="ru-RU"/>
        </w:rPr>
        <w:t xml:space="preserve"> (П3)</w:t>
      </w:r>
      <w:r>
        <w:rPr>
          <w:sz w:val="24"/>
          <w:szCs w:val="24"/>
          <w:lang w:val="ru-RU"/>
        </w:rPr>
        <w:t xml:space="preserve"> сотрудником бухгалтерии в ручном режиме на основании отчетов подразделений ОЗМ о выполненных работах</w:t>
      </w:r>
      <w:del w:id="10" w:author="LILBUS" w:date="2013-11-30T20:36:00Z">
        <w:r>
          <w:rPr>
            <w:sz w:val="24"/>
            <w:szCs w:val="24"/>
            <w:lang w:val="ru-RU"/>
          </w:rPr>
          <w:delText>, также после выполне</w:delText>
        </w:r>
        <w:r w:rsidR="00507A78">
          <w:rPr>
            <w:sz w:val="24"/>
            <w:szCs w:val="24"/>
            <w:lang w:val="ru-RU"/>
          </w:rPr>
          <w:delText>ния архивации текущего периода</w:delText>
        </w:r>
      </w:del>
      <w:r w:rsidR="00507A78">
        <w:rPr>
          <w:sz w:val="24"/>
          <w:szCs w:val="24"/>
          <w:lang w:val="ru-RU"/>
        </w:rPr>
        <w:t>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Данные по подразделениям КБ, импортированные из НИОКР и данные по подразделениям ОЗМ</w:t>
      </w:r>
      <w:r w:rsidR="002236DA">
        <w:rPr>
          <w:sz w:val="24"/>
          <w:szCs w:val="24"/>
          <w:lang w:val="ru-RU"/>
        </w:rPr>
        <w:t>,</w:t>
      </w:r>
      <w:r>
        <w:rPr>
          <w:sz w:val="24"/>
          <w:szCs w:val="24"/>
          <w:lang w:val="ru-RU"/>
        </w:rPr>
        <w:t xml:space="preserve"> введенные бухгалтерией образуют единую плановую матрицу трудоемкости подразделений по</w:t>
      </w:r>
      <w:r w:rsidR="00507A78">
        <w:rPr>
          <w:sz w:val="24"/>
          <w:szCs w:val="24"/>
          <w:lang w:val="ru-RU"/>
        </w:rPr>
        <w:t xml:space="preserve"> заказам.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После формирования плановой матрицы трудоемкости бухгалтерия осуществляет предварительное распределение затрат</w:t>
      </w:r>
      <w:r w:rsidR="00B03CE8">
        <w:rPr>
          <w:sz w:val="24"/>
          <w:szCs w:val="24"/>
          <w:lang w:val="ru-RU"/>
        </w:rPr>
        <w:t xml:space="preserve"> (П5)</w:t>
      </w:r>
      <w:r>
        <w:rPr>
          <w:sz w:val="24"/>
          <w:szCs w:val="24"/>
          <w:lang w:val="ru-RU"/>
        </w:rPr>
        <w:t xml:space="preserve"> для выверки налогов, страховых взносов, резервов, а также проверки статусов заказов в системе «А1-Персонал», по которым будут распределены затраты. Выверка осуществляется бухгалтерией посредством визуального сравнения отчета о распределении затрат с бухгалт</w:t>
      </w:r>
      <w:r w:rsidR="00507A78">
        <w:rPr>
          <w:sz w:val="24"/>
          <w:szCs w:val="24"/>
          <w:lang w:val="ru-RU"/>
        </w:rPr>
        <w:t>ерским сводом за данный период.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Параллельно в системе «АСФПК» уполномоченный сотрудник планового отдела формирует</w:t>
      </w:r>
      <w:r w:rsidR="001C30D1" w:rsidRPr="001C30D1">
        <w:rPr>
          <w:sz w:val="24"/>
          <w:szCs w:val="24"/>
          <w:lang w:val="ru-RU"/>
        </w:rPr>
        <w:t xml:space="preserve"> </w:t>
      </w:r>
      <w:r w:rsidR="001C30D1">
        <w:rPr>
          <w:sz w:val="24"/>
          <w:szCs w:val="24"/>
          <w:lang w:val="ru-RU"/>
        </w:rPr>
        <w:t>и утверждает</w:t>
      </w:r>
      <w:r>
        <w:rPr>
          <w:sz w:val="24"/>
          <w:szCs w:val="24"/>
          <w:lang w:val="ru-RU"/>
        </w:rPr>
        <w:t xml:space="preserve"> список контролируемых по трудоемкости заказов</w:t>
      </w:r>
      <w:r w:rsidR="00B03CE8">
        <w:rPr>
          <w:sz w:val="24"/>
          <w:szCs w:val="24"/>
          <w:lang w:val="ru-RU"/>
        </w:rPr>
        <w:t xml:space="preserve"> (П4)</w:t>
      </w:r>
      <w:r>
        <w:rPr>
          <w:sz w:val="24"/>
          <w:szCs w:val="24"/>
          <w:lang w:val="ru-RU"/>
        </w:rPr>
        <w:t>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После того как бухгалтерия подтверждает правильность предварительного распределения и формирования плановым отделом списка контролируемых заказов, сотрудник отдела 00-19 и сотрудник планово-диспетчерского отдела (ПДО) должны в системе «АСФПК» запустить функцию приведения матриц</w:t>
      </w:r>
      <w:r w:rsidR="00B03CE8">
        <w:rPr>
          <w:sz w:val="24"/>
          <w:szCs w:val="24"/>
          <w:lang w:val="ru-RU"/>
        </w:rPr>
        <w:t xml:space="preserve"> (П6, П7)</w:t>
      </w:r>
      <w:r>
        <w:rPr>
          <w:sz w:val="24"/>
          <w:szCs w:val="24"/>
          <w:lang w:val="ru-RU"/>
        </w:rPr>
        <w:t>. Данная функция заключается в приведении плановых матриц подразделений к табелю с учетом массива контролируемых заказов. Для сотрудника 00-19 по подразделениям КБ, для сотрудника ПДО по подра</w:t>
      </w:r>
      <w:r w:rsidR="00507A78">
        <w:rPr>
          <w:sz w:val="24"/>
          <w:szCs w:val="24"/>
          <w:lang w:val="ru-RU"/>
        </w:rPr>
        <w:t>зделениям ОЗМ, соответственно.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Данные по приведенным матрицам подразделений выгружаются в БД «А1-Персонал» в автоматическом режиме сразу после процедуры приведения. Как только обе матрицы будут переданы в БД «А1-Персонал» сотрудник бухгалтерии должен запустить во второй раз программу распределения</w:t>
      </w:r>
      <w:r w:rsidR="00B03CE8">
        <w:rPr>
          <w:sz w:val="24"/>
          <w:szCs w:val="24"/>
          <w:lang w:val="ru-RU"/>
        </w:rPr>
        <w:t xml:space="preserve"> (П8)</w:t>
      </w:r>
      <w:r>
        <w:rPr>
          <w:sz w:val="24"/>
          <w:szCs w:val="24"/>
          <w:lang w:val="ru-RU"/>
        </w:rPr>
        <w:t xml:space="preserve">, но уже с другими настройками. Результатом этого распределения является </w:t>
      </w:r>
      <w:r w:rsidR="001C30D1">
        <w:rPr>
          <w:sz w:val="24"/>
          <w:szCs w:val="24"/>
          <w:lang w:val="ru-RU"/>
        </w:rPr>
        <w:t>первичная проводка по зарплате.</w:t>
      </w:r>
    </w:p>
    <w:p w:rsidR="00B03CE8" w:rsidRDefault="001C30D1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Сотрудники 00-19 и ПДО импортирует эту проводку в БД «АСФПК» и н</w:t>
      </w:r>
      <w:r w:rsidR="008523F2">
        <w:rPr>
          <w:sz w:val="24"/>
          <w:szCs w:val="24"/>
          <w:lang w:val="ru-RU"/>
        </w:rPr>
        <w:t>а</w:t>
      </w:r>
      <w:r>
        <w:rPr>
          <w:sz w:val="24"/>
          <w:szCs w:val="24"/>
          <w:lang w:val="ru-RU"/>
        </w:rPr>
        <w:t xml:space="preserve"> ее</w:t>
      </w:r>
      <w:r w:rsidR="008523F2">
        <w:rPr>
          <w:sz w:val="24"/>
          <w:szCs w:val="24"/>
          <w:lang w:val="ru-RU"/>
        </w:rPr>
        <w:t xml:space="preserve"> основании п</w:t>
      </w:r>
      <w:r>
        <w:rPr>
          <w:sz w:val="24"/>
          <w:szCs w:val="24"/>
          <w:lang w:val="ru-RU"/>
        </w:rPr>
        <w:t>роводят</w:t>
      </w:r>
      <w:r w:rsidR="008523F2">
        <w:rPr>
          <w:sz w:val="24"/>
          <w:szCs w:val="24"/>
          <w:lang w:val="ru-RU"/>
        </w:rPr>
        <w:t xml:space="preserve"> контроль по фактической распределенной по заказам трудоемкости подразделений КБ и ОЗМ, соответственно</w:t>
      </w:r>
      <w:r w:rsidR="00B03CE8">
        <w:rPr>
          <w:sz w:val="24"/>
          <w:szCs w:val="24"/>
          <w:lang w:val="ru-RU"/>
        </w:rPr>
        <w:t xml:space="preserve"> (П10, П11)</w:t>
      </w:r>
      <w:r w:rsidR="008523F2">
        <w:rPr>
          <w:sz w:val="24"/>
          <w:szCs w:val="24"/>
          <w:lang w:val="ru-RU"/>
        </w:rPr>
        <w:t xml:space="preserve">. 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Если сотрудники 00-19 и ПДО подтверждают корректность распределенных данных</w:t>
      </w:r>
      <w:r w:rsidR="007577F0">
        <w:rPr>
          <w:sz w:val="24"/>
          <w:szCs w:val="24"/>
          <w:lang w:val="ru-RU"/>
        </w:rPr>
        <w:t xml:space="preserve"> и</w:t>
      </w:r>
      <w:r w:rsidR="002236D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сотрудник планового отдела </w:t>
      </w:r>
      <w:r w:rsidR="007577F0">
        <w:rPr>
          <w:sz w:val="24"/>
          <w:szCs w:val="24"/>
          <w:lang w:val="ru-RU"/>
        </w:rPr>
        <w:t>сформировал и утвердил параметры расчета матриц резерва</w:t>
      </w:r>
      <w:r w:rsidR="00B03CE8">
        <w:rPr>
          <w:sz w:val="24"/>
          <w:szCs w:val="24"/>
          <w:lang w:val="ru-RU"/>
        </w:rPr>
        <w:t xml:space="preserve"> (П9)</w:t>
      </w:r>
      <w:r w:rsidR="007577F0">
        <w:rPr>
          <w:sz w:val="24"/>
          <w:szCs w:val="24"/>
          <w:lang w:val="ru-RU"/>
        </w:rPr>
        <w:t xml:space="preserve">, то </w:t>
      </w:r>
      <w:r>
        <w:rPr>
          <w:sz w:val="24"/>
          <w:szCs w:val="24"/>
          <w:lang w:val="ru-RU"/>
        </w:rPr>
        <w:t xml:space="preserve">в системе «АСФПК» </w:t>
      </w:r>
      <w:r w:rsidR="007577F0">
        <w:rPr>
          <w:sz w:val="24"/>
          <w:szCs w:val="24"/>
          <w:lang w:val="ru-RU"/>
        </w:rPr>
        <w:t xml:space="preserve">сотрудник планового отдела должен сформировать матрицы резерва. Если же сотрудники 00-19 или ПДО не подтвердили результаты распределения, то </w:t>
      </w:r>
      <w:r>
        <w:rPr>
          <w:sz w:val="24"/>
          <w:szCs w:val="24"/>
          <w:lang w:val="ru-RU"/>
        </w:rPr>
        <w:t>необходимо провести повторно процедуры приведения матриц и распределения затрат.</w:t>
      </w:r>
    </w:p>
    <w:p w:rsidR="008523F2" w:rsidRDefault="007577F0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Создание матриц</w:t>
      </w:r>
      <w:r w:rsidR="008523F2">
        <w:rPr>
          <w:sz w:val="24"/>
          <w:szCs w:val="24"/>
          <w:lang w:val="ru-RU"/>
        </w:rPr>
        <w:t xml:space="preserve"> резерва для перераспределения ФОТ по заказам основано на данных первичной проводки и данных по стоимости </w:t>
      </w:r>
      <w:r w:rsidR="00972A2E">
        <w:rPr>
          <w:sz w:val="24"/>
          <w:szCs w:val="24"/>
          <w:lang w:val="ru-RU"/>
        </w:rPr>
        <w:t>человек</w:t>
      </w:r>
      <w:r w:rsidR="001F682F">
        <w:rPr>
          <w:sz w:val="24"/>
          <w:szCs w:val="24"/>
          <w:lang w:val="ru-RU"/>
        </w:rPr>
        <w:t>о</w:t>
      </w:r>
      <w:r w:rsidR="005A31F8">
        <w:rPr>
          <w:sz w:val="24"/>
          <w:szCs w:val="24"/>
          <w:lang w:val="ru-RU"/>
        </w:rPr>
        <w:t>-</w:t>
      </w:r>
      <w:r w:rsidR="008523F2">
        <w:rPr>
          <w:sz w:val="24"/>
          <w:szCs w:val="24"/>
          <w:lang w:val="ru-RU"/>
        </w:rPr>
        <w:t xml:space="preserve">часа контролируемых заказов, из которой сформируется плановый ФОТ по этим заказам. Данные по стоимости </w:t>
      </w:r>
      <w:r w:rsidR="001F682F">
        <w:rPr>
          <w:sz w:val="24"/>
          <w:szCs w:val="24"/>
          <w:lang w:val="ru-RU"/>
        </w:rPr>
        <w:t>человеко</w:t>
      </w:r>
      <w:r w:rsidR="005A31F8">
        <w:rPr>
          <w:sz w:val="24"/>
          <w:szCs w:val="24"/>
          <w:lang w:val="ru-RU"/>
        </w:rPr>
        <w:t>-</w:t>
      </w:r>
      <w:r w:rsidR="001F682F">
        <w:rPr>
          <w:sz w:val="24"/>
          <w:szCs w:val="24"/>
          <w:lang w:val="ru-RU"/>
        </w:rPr>
        <w:t>часа</w:t>
      </w:r>
      <w:r w:rsidR="008523F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формируются в системе</w:t>
      </w:r>
      <w:r w:rsidR="008523F2">
        <w:rPr>
          <w:sz w:val="24"/>
          <w:szCs w:val="24"/>
          <w:lang w:val="ru-RU"/>
        </w:rPr>
        <w:t xml:space="preserve"> «АСФПК» сотрудником планового отдела</w:t>
      </w:r>
      <w:r>
        <w:rPr>
          <w:sz w:val="24"/>
          <w:szCs w:val="24"/>
          <w:lang w:val="ru-RU"/>
        </w:rPr>
        <w:t xml:space="preserve"> в параметрах расчета матриц резерва</w:t>
      </w:r>
      <w:r w:rsidR="00B03CE8">
        <w:rPr>
          <w:sz w:val="24"/>
          <w:szCs w:val="24"/>
          <w:lang w:val="ru-RU"/>
        </w:rPr>
        <w:t xml:space="preserve"> (П9)</w:t>
      </w:r>
      <w:r w:rsidR="008523F2">
        <w:rPr>
          <w:sz w:val="24"/>
          <w:szCs w:val="24"/>
          <w:lang w:val="ru-RU"/>
        </w:rPr>
        <w:t xml:space="preserve">. После </w:t>
      </w:r>
      <w:r>
        <w:rPr>
          <w:sz w:val="24"/>
          <w:szCs w:val="24"/>
          <w:lang w:val="ru-RU"/>
        </w:rPr>
        <w:t>утверждения параметров расчета матриц резерва</w:t>
      </w:r>
      <w:r w:rsidR="008523F2">
        <w:rPr>
          <w:sz w:val="24"/>
          <w:szCs w:val="24"/>
          <w:lang w:val="ru-RU"/>
        </w:rPr>
        <w:t xml:space="preserve"> сотрудник планового отдела </w:t>
      </w:r>
      <w:r w:rsidR="00852F80">
        <w:rPr>
          <w:sz w:val="24"/>
          <w:szCs w:val="24"/>
          <w:lang w:val="ru-RU"/>
        </w:rPr>
        <w:t xml:space="preserve">должен </w:t>
      </w:r>
      <w:r w:rsidR="008523F2">
        <w:rPr>
          <w:sz w:val="24"/>
          <w:szCs w:val="24"/>
          <w:lang w:val="ru-RU"/>
        </w:rPr>
        <w:t>запус</w:t>
      </w:r>
      <w:r w:rsidR="00852F80">
        <w:rPr>
          <w:sz w:val="24"/>
          <w:szCs w:val="24"/>
          <w:lang w:val="ru-RU"/>
        </w:rPr>
        <w:t>тить</w:t>
      </w:r>
      <w:r>
        <w:rPr>
          <w:sz w:val="24"/>
          <w:szCs w:val="24"/>
          <w:lang w:val="ru-RU"/>
        </w:rPr>
        <w:t xml:space="preserve"> процедуру формирования матриц</w:t>
      </w:r>
      <w:r w:rsidR="008523F2">
        <w:rPr>
          <w:sz w:val="24"/>
          <w:szCs w:val="24"/>
          <w:lang w:val="ru-RU"/>
        </w:rPr>
        <w:t xml:space="preserve"> резерва</w:t>
      </w:r>
      <w:r w:rsidR="00B03CE8">
        <w:rPr>
          <w:sz w:val="24"/>
          <w:szCs w:val="24"/>
          <w:lang w:val="ru-RU"/>
        </w:rPr>
        <w:t xml:space="preserve"> (П12)</w:t>
      </w:r>
      <w:r w:rsidR="008523F2">
        <w:rPr>
          <w:sz w:val="24"/>
          <w:szCs w:val="24"/>
          <w:lang w:val="ru-RU"/>
        </w:rPr>
        <w:t>, после завершения которой</w:t>
      </w:r>
      <w:r w:rsidR="00852F80">
        <w:rPr>
          <w:sz w:val="24"/>
          <w:szCs w:val="24"/>
          <w:lang w:val="ru-RU"/>
        </w:rPr>
        <w:t>,</w:t>
      </w:r>
      <w:r w:rsidR="008523F2">
        <w:rPr>
          <w:sz w:val="24"/>
          <w:szCs w:val="24"/>
          <w:lang w:val="ru-RU"/>
        </w:rPr>
        <w:t xml:space="preserve"> происходит экспорт матрицы резерва в «А1-Персонал» в автоматическом режим</w:t>
      </w:r>
      <w:r w:rsidR="00852F80">
        <w:rPr>
          <w:sz w:val="24"/>
          <w:szCs w:val="24"/>
          <w:lang w:val="ru-RU"/>
        </w:rPr>
        <w:t>е</w:t>
      </w:r>
      <w:r w:rsidR="008523F2">
        <w:rPr>
          <w:sz w:val="24"/>
          <w:szCs w:val="24"/>
          <w:lang w:val="ru-RU"/>
        </w:rPr>
        <w:t>.</w:t>
      </w:r>
    </w:p>
    <w:p w:rsidR="008523F2" w:rsidRDefault="007577F0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 основании матриц</w:t>
      </w:r>
      <w:r w:rsidR="004C0E56">
        <w:rPr>
          <w:sz w:val="24"/>
          <w:szCs w:val="24"/>
          <w:lang w:val="ru-RU"/>
        </w:rPr>
        <w:t xml:space="preserve"> резерва сотрудник бухгалтерии осущест</w:t>
      </w:r>
      <w:r w:rsidR="008523F2">
        <w:rPr>
          <w:sz w:val="24"/>
          <w:szCs w:val="24"/>
          <w:lang w:val="ru-RU"/>
        </w:rPr>
        <w:t>в</w:t>
      </w:r>
      <w:r w:rsidR="004C0E56">
        <w:rPr>
          <w:sz w:val="24"/>
          <w:szCs w:val="24"/>
          <w:lang w:val="ru-RU"/>
        </w:rPr>
        <w:t>ляет третье распределение</w:t>
      </w:r>
      <w:r w:rsidR="00B03CE8">
        <w:rPr>
          <w:sz w:val="24"/>
          <w:szCs w:val="24"/>
          <w:lang w:val="ru-RU"/>
        </w:rPr>
        <w:t xml:space="preserve"> (П13)</w:t>
      </w:r>
      <w:r w:rsidR="008523F2">
        <w:rPr>
          <w:sz w:val="24"/>
          <w:szCs w:val="24"/>
          <w:lang w:val="ru-RU"/>
        </w:rPr>
        <w:t>. Результатом третьего распределения я</w:t>
      </w:r>
      <w:r w:rsidR="00507A78">
        <w:rPr>
          <w:sz w:val="24"/>
          <w:szCs w:val="24"/>
          <w:lang w:val="ru-RU"/>
        </w:rPr>
        <w:t>вляется окончательная проводка.</w:t>
      </w:r>
    </w:p>
    <w:p w:rsidR="004D17AA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После того как окончательная проводка сформирована</w:t>
      </w:r>
      <w:r w:rsidR="0097509A">
        <w:rPr>
          <w:sz w:val="24"/>
          <w:szCs w:val="24"/>
          <w:lang w:val="ru-RU"/>
        </w:rPr>
        <w:t>,</w:t>
      </w:r>
      <w:r>
        <w:rPr>
          <w:sz w:val="24"/>
          <w:szCs w:val="24"/>
          <w:lang w:val="ru-RU"/>
        </w:rPr>
        <w:t xml:space="preserve"> сотрудник планового отдела импортирует эту проводку в БД системы «АСФПК»,</w:t>
      </w:r>
      <w:r w:rsidR="00F54DA3">
        <w:rPr>
          <w:sz w:val="24"/>
          <w:szCs w:val="24"/>
          <w:lang w:val="ru-RU"/>
        </w:rPr>
        <w:t xml:space="preserve"> и выпускает отчет по контролируемым заказам, на основании которого</w:t>
      </w:r>
      <w:r>
        <w:rPr>
          <w:sz w:val="24"/>
          <w:szCs w:val="24"/>
          <w:lang w:val="ru-RU"/>
        </w:rPr>
        <w:t xml:space="preserve"> осуществляет окончательный контроль </w:t>
      </w:r>
      <w:r w:rsidR="005E3828">
        <w:rPr>
          <w:sz w:val="24"/>
          <w:szCs w:val="24"/>
          <w:lang w:val="ru-RU"/>
        </w:rPr>
        <w:t xml:space="preserve">(П14) </w:t>
      </w:r>
      <w:r>
        <w:rPr>
          <w:sz w:val="24"/>
          <w:szCs w:val="24"/>
          <w:lang w:val="ru-RU"/>
        </w:rPr>
        <w:t>по трудоемкости и ФОТ по всем заказам с учетом данных по постоянным шифрам заказов и командировкам в разрезе КБ/ОЗМ.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Если плановый отдел подтвердил корректность результатов распределения, то </w:t>
      </w:r>
      <w:r w:rsidR="004D17AA">
        <w:rPr>
          <w:sz w:val="24"/>
          <w:szCs w:val="24"/>
          <w:lang w:val="ru-RU"/>
        </w:rPr>
        <w:t>система в автоматическом режиме экспортирует данные по трудоемкости подразделений КБ в БД «Планирование НИОКР»</w:t>
      </w:r>
      <w:r w:rsidR="005E3828">
        <w:rPr>
          <w:sz w:val="24"/>
          <w:szCs w:val="24"/>
          <w:lang w:val="ru-RU"/>
        </w:rPr>
        <w:t xml:space="preserve"> (П14)</w:t>
      </w:r>
      <w:r w:rsidR="004D17AA">
        <w:rPr>
          <w:sz w:val="24"/>
          <w:szCs w:val="24"/>
          <w:lang w:val="ru-RU"/>
        </w:rPr>
        <w:t xml:space="preserve">, а </w:t>
      </w:r>
      <w:r>
        <w:rPr>
          <w:sz w:val="24"/>
          <w:szCs w:val="24"/>
          <w:lang w:val="ru-RU"/>
        </w:rPr>
        <w:t>сотрудник бухгалтерии выгружает окончательную проводку</w:t>
      </w:r>
      <w:r w:rsidR="005E3828">
        <w:rPr>
          <w:sz w:val="24"/>
          <w:szCs w:val="24"/>
          <w:lang w:val="ru-RU"/>
        </w:rPr>
        <w:t xml:space="preserve"> (П15)</w:t>
      </w:r>
      <w:r>
        <w:rPr>
          <w:sz w:val="24"/>
          <w:szCs w:val="24"/>
          <w:lang w:val="ru-RU"/>
        </w:rPr>
        <w:t xml:space="preserve"> в систему «УФРО» для дальнейшей обработки данных.</w:t>
      </w:r>
      <w:r w:rsidR="004D17AA">
        <w:rPr>
          <w:sz w:val="24"/>
          <w:szCs w:val="24"/>
          <w:lang w:val="ru-RU"/>
        </w:rPr>
        <w:t xml:space="preserve"> В противном случае</w:t>
      </w:r>
      <w:r w:rsidR="00507A78">
        <w:rPr>
          <w:sz w:val="24"/>
          <w:szCs w:val="24"/>
          <w:lang w:val="ru-RU"/>
        </w:rPr>
        <w:t>, сотрудник планового отдела</w:t>
      </w:r>
      <w:r>
        <w:rPr>
          <w:sz w:val="24"/>
          <w:szCs w:val="24"/>
          <w:lang w:val="ru-RU"/>
        </w:rPr>
        <w:t xml:space="preserve"> в системе «АСФПК» </w:t>
      </w:r>
      <w:r w:rsidR="009F781F">
        <w:rPr>
          <w:sz w:val="24"/>
          <w:szCs w:val="24"/>
          <w:lang w:val="ru-RU"/>
        </w:rPr>
        <w:t>должен скорректировать</w:t>
      </w:r>
      <w:r>
        <w:rPr>
          <w:sz w:val="24"/>
          <w:szCs w:val="24"/>
          <w:lang w:val="ru-RU"/>
        </w:rPr>
        <w:t xml:space="preserve"> </w:t>
      </w:r>
      <w:r w:rsidR="004D17AA">
        <w:rPr>
          <w:sz w:val="24"/>
          <w:szCs w:val="24"/>
          <w:lang w:val="ru-RU"/>
        </w:rPr>
        <w:t>параметры расчета матриц резерва</w:t>
      </w:r>
      <w:r>
        <w:rPr>
          <w:sz w:val="24"/>
          <w:szCs w:val="24"/>
          <w:lang w:val="ru-RU"/>
        </w:rPr>
        <w:t xml:space="preserve"> и повторить процедуру </w:t>
      </w:r>
      <w:r w:rsidR="004D17AA">
        <w:rPr>
          <w:sz w:val="24"/>
          <w:szCs w:val="24"/>
          <w:lang w:val="ru-RU"/>
        </w:rPr>
        <w:t xml:space="preserve">их </w:t>
      </w:r>
      <w:r>
        <w:rPr>
          <w:sz w:val="24"/>
          <w:szCs w:val="24"/>
          <w:lang w:val="ru-RU"/>
        </w:rPr>
        <w:t>создания,</w:t>
      </w:r>
      <w:r w:rsidR="009F781F">
        <w:rPr>
          <w:sz w:val="24"/>
          <w:szCs w:val="24"/>
          <w:lang w:val="ru-RU"/>
        </w:rPr>
        <w:t xml:space="preserve"> а сотрудник</w:t>
      </w:r>
      <w:r>
        <w:rPr>
          <w:sz w:val="24"/>
          <w:szCs w:val="24"/>
          <w:lang w:val="ru-RU"/>
        </w:rPr>
        <w:t xml:space="preserve"> бухгалтерии повторно запустить программу распределения затрат.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 основании </w:t>
      </w:r>
      <w:r w:rsidR="00507A78">
        <w:rPr>
          <w:sz w:val="24"/>
          <w:szCs w:val="24"/>
          <w:lang w:val="ru-RU"/>
        </w:rPr>
        <w:t>загруженных данных</w:t>
      </w:r>
      <w:r>
        <w:rPr>
          <w:sz w:val="24"/>
          <w:szCs w:val="24"/>
          <w:lang w:val="ru-RU"/>
        </w:rPr>
        <w:t xml:space="preserve">, сотрудник 00-19 в системе «Планирование НИОКР» </w:t>
      </w:r>
      <w:r w:rsidR="00507A78">
        <w:rPr>
          <w:sz w:val="24"/>
          <w:szCs w:val="24"/>
          <w:lang w:val="ru-RU"/>
        </w:rPr>
        <w:t>должен</w:t>
      </w:r>
      <w:r>
        <w:rPr>
          <w:sz w:val="24"/>
          <w:szCs w:val="24"/>
          <w:lang w:val="ru-RU"/>
        </w:rPr>
        <w:t xml:space="preserve"> сформировать отчет</w:t>
      </w:r>
      <w:r w:rsidR="005E3828">
        <w:rPr>
          <w:sz w:val="24"/>
          <w:szCs w:val="24"/>
          <w:lang w:val="ru-RU"/>
        </w:rPr>
        <w:t xml:space="preserve"> (П16)</w:t>
      </w:r>
      <w:r>
        <w:rPr>
          <w:sz w:val="24"/>
          <w:szCs w:val="24"/>
          <w:lang w:val="ru-RU"/>
        </w:rPr>
        <w:t xml:space="preserve"> по распределенной трудоемкости подразделений КБ в разрезе работ, выполненных этими отделами.</w:t>
      </w:r>
    </w:p>
    <w:p w:rsidR="00092F8A" w:rsidRDefault="008523F2" w:rsidP="00507A78">
      <w:pPr>
        <w:tabs>
          <w:tab w:val="left" w:pos="510"/>
        </w:tabs>
        <w:ind w:firstLine="540"/>
        <w:jc w:val="both"/>
        <w:rPr>
          <w:lang w:val="ru-RU"/>
        </w:rPr>
      </w:pPr>
      <w:r>
        <w:rPr>
          <w:sz w:val="24"/>
          <w:szCs w:val="24"/>
          <w:lang w:val="ru-RU"/>
        </w:rPr>
        <w:t>Все сотрудники, участвующие в вышеуказанных бизнес-процессах должны имет</w:t>
      </w:r>
      <w:r w:rsidR="009F781F">
        <w:rPr>
          <w:sz w:val="24"/>
          <w:szCs w:val="24"/>
          <w:lang w:val="ru-RU"/>
        </w:rPr>
        <w:t>ь соответствующие полномочия</w:t>
      </w:r>
      <w:r>
        <w:rPr>
          <w:sz w:val="24"/>
          <w:szCs w:val="24"/>
          <w:lang w:val="ru-RU"/>
        </w:rPr>
        <w:t xml:space="preserve"> для работы, как в системах, так и с данными.</w:t>
      </w:r>
      <w:r w:rsidR="00092F8A">
        <w:rPr>
          <w:lang w:val="ru-RU"/>
        </w:rPr>
        <w:br w:type="page"/>
      </w:r>
    </w:p>
    <w:p w:rsidR="000531AA" w:rsidRDefault="000531AA" w:rsidP="00804546">
      <w:pPr>
        <w:pStyle w:val="1a"/>
      </w:pPr>
      <w:bookmarkStart w:id="11" w:name="__RefHeading__3_1001456176"/>
      <w:bookmarkStart w:id="12" w:name="_Toc370285469"/>
      <w:bookmarkEnd w:id="11"/>
      <w:r w:rsidRPr="00BA51E4">
        <w:t>Список ролей пользователей</w:t>
      </w:r>
      <w:r w:rsidR="00BA51E4">
        <w:t xml:space="preserve"> и их взаимодействие с системами</w:t>
      </w:r>
      <w:r w:rsidRPr="00BA51E4">
        <w:t>.</w:t>
      </w:r>
      <w:bookmarkEnd w:id="12"/>
    </w:p>
    <w:p w:rsidR="00BA51E4" w:rsidRDefault="00BA51E4" w:rsidP="00804546">
      <w:pPr>
        <w:pStyle w:val="27"/>
      </w:pPr>
      <w:bookmarkStart w:id="13" w:name="_Toc370285470"/>
      <w:r w:rsidRPr="00BA51E4">
        <w:t>Список ролей пользователей</w:t>
      </w:r>
      <w:bookmarkEnd w:id="13"/>
    </w:p>
    <w:p w:rsidR="000531AA" w:rsidRPr="008523F2" w:rsidRDefault="004C0E56" w:rsidP="00F4055A">
      <w:pPr>
        <w:numPr>
          <w:ilvl w:val="0"/>
          <w:numId w:val="2"/>
        </w:numPr>
        <w:jc w:val="both"/>
        <w:rPr>
          <w:b/>
          <w:sz w:val="24"/>
          <w:szCs w:val="24"/>
          <w:lang w:val="ru-RU"/>
        </w:rPr>
      </w:pPr>
      <w:r w:rsidRPr="004C0E56">
        <w:rPr>
          <w:b/>
          <w:sz w:val="24"/>
          <w:szCs w:val="24"/>
          <w:lang w:val="ru-RU"/>
        </w:rPr>
        <w:t>Сотрудник бухгалтерии</w:t>
      </w:r>
      <w:r w:rsidRPr="004C0E56">
        <w:rPr>
          <w:sz w:val="24"/>
          <w:szCs w:val="24"/>
          <w:lang w:val="ru-RU"/>
        </w:rPr>
        <w:t xml:space="preserve"> – сотрудник центральной бухгалтерии, бюро ра</w:t>
      </w:r>
      <w:r w:rsidR="00F4055A">
        <w:rPr>
          <w:sz w:val="24"/>
          <w:szCs w:val="24"/>
          <w:lang w:val="ru-RU"/>
        </w:rPr>
        <w:t xml:space="preserve">счета заработной платы, </w:t>
      </w:r>
      <w:r w:rsidRPr="004C0E56">
        <w:rPr>
          <w:sz w:val="24"/>
          <w:szCs w:val="24"/>
          <w:lang w:val="ru-RU"/>
        </w:rPr>
        <w:t>отвеча</w:t>
      </w:r>
      <w:r w:rsidR="00F4055A">
        <w:rPr>
          <w:sz w:val="24"/>
          <w:szCs w:val="24"/>
          <w:lang w:val="ru-RU"/>
        </w:rPr>
        <w:t>ющий</w:t>
      </w:r>
      <w:r w:rsidRPr="004C0E56">
        <w:rPr>
          <w:sz w:val="24"/>
          <w:szCs w:val="24"/>
          <w:lang w:val="ru-RU"/>
        </w:rPr>
        <w:t xml:space="preserve"> за процедуру распределения затрат.</w:t>
      </w:r>
    </w:p>
    <w:p w:rsidR="000531AA" w:rsidRPr="008523F2" w:rsidRDefault="004C0E56" w:rsidP="00F4055A">
      <w:pPr>
        <w:numPr>
          <w:ilvl w:val="0"/>
          <w:numId w:val="2"/>
        </w:numPr>
        <w:jc w:val="both"/>
        <w:rPr>
          <w:b/>
          <w:sz w:val="24"/>
          <w:szCs w:val="24"/>
          <w:lang w:val="ru-RU"/>
        </w:rPr>
      </w:pPr>
      <w:r w:rsidRPr="004C0E56">
        <w:rPr>
          <w:b/>
          <w:sz w:val="24"/>
          <w:szCs w:val="24"/>
          <w:lang w:val="ru-RU"/>
        </w:rPr>
        <w:t>Сотрудник планового отдела</w:t>
      </w:r>
      <w:r w:rsidRPr="004C0E56">
        <w:rPr>
          <w:sz w:val="24"/>
          <w:szCs w:val="24"/>
          <w:lang w:val="ru-RU"/>
        </w:rPr>
        <w:t xml:space="preserve"> – сотрудник планового отдела, </w:t>
      </w:r>
      <w:r w:rsidR="00A359D5">
        <w:rPr>
          <w:sz w:val="24"/>
          <w:szCs w:val="24"/>
          <w:lang w:val="ru-RU"/>
        </w:rPr>
        <w:t>контролирующий</w:t>
      </w:r>
      <w:r w:rsidRPr="004C0E56">
        <w:rPr>
          <w:sz w:val="24"/>
          <w:szCs w:val="24"/>
          <w:lang w:val="ru-RU"/>
        </w:rPr>
        <w:t xml:space="preserve"> заказы и ФОТ подразделений КБ/ОЗМ.</w:t>
      </w:r>
    </w:p>
    <w:p w:rsidR="000531AA" w:rsidRDefault="000531AA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Диспетче</w:t>
      </w:r>
      <w:r w:rsidR="0066270D">
        <w:rPr>
          <w:b/>
          <w:sz w:val="24"/>
          <w:szCs w:val="24"/>
        </w:rPr>
        <w:t>р</w:t>
      </w:r>
      <w:r>
        <w:rPr>
          <w:b/>
          <w:sz w:val="24"/>
          <w:szCs w:val="24"/>
        </w:rPr>
        <w:t>:</w:t>
      </w:r>
    </w:p>
    <w:p w:rsidR="000531AA" w:rsidRPr="008523F2" w:rsidRDefault="0066270D" w:rsidP="00F4055A">
      <w:pPr>
        <w:numPr>
          <w:ilvl w:val="1"/>
          <w:numId w:val="2"/>
        </w:numPr>
        <w:jc w:val="both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>Сотрудник</w:t>
      </w:r>
      <w:r w:rsidR="004C0E56" w:rsidRPr="004C0E56">
        <w:rPr>
          <w:b/>
          <w:sz w:val="24"/>
          <w:szCs w:val="24"/>
          <w:lang w:val="ru-RU"/>
        </w:rPr>
        <w:t xml:space="preserve"> 00-19</w:t>
      </w:r>
      <w:r w:rsidR="004C0E56" w:rsidRPr="004C0E56">
        <w:rPr>
          <w:sz w:val="24"/>
          <w:szCs w:val="24"/>
          <w:lang w:val="ru-RU"/>
        </w:rPr>
        <w:t xml:space="preserve"> – сотрудник отдела координации и анализа ресурсов (00-19), отвечающий за </w:t>
      </w:r>
      <w:r w:rsidR="00E0456A">
        <w:rPr>
          <w:sz w:val="24"/>
          <w:szCs w:val="24"/>
          <w:lang w:val="ru-RU"/>
        </w:rPr>
        <w:t>учет трудоемкости</w:t>
      </w:r>
      <w:r w:rsidR="004C0E56" w:rsidRPr="004C0E56">
        <w:rPr>
          <w:sz w:val="24"/>
          <w:szCs w:val="24"/>
          <w:lang w:val="ru-RU"/>
        </w:rPr>
        <w:t xml:space="preserve"> подразделений, входящих в КБ (конструкторское бюро).</w:t>
      </w:r>
    </w:p>
    <w:p w:rsidR="00CE2118" w:rsidRPr="00CE2118" w:rsidRDefault="004C0E56" w:rsidP="00F4055A">
      <w:pPr>
        <w:numPr>
          <w:ilvl w:val="1"/>
          <w:numId w:val="2"/>
        </w:numPr>
        <w:jc w:val="both"/>
        <w:rPr>
          <w:b/>
          <w:bCs/>
          <w:sz w:val="32"/>
          <w:szCs w:val="32"/>
          <w:lang w:val="ru-RU"/>
        </w:rPr>
      </w:pPr>
      <w:r w:rsidRPr="004C0E56">
        <w:rPr>
          <w:b/>
          <w:sz w:val="24"/>
          <w:szCs w:val="24"/>
          <w:lang w:val="ru-RU"/>
        </w:rPr>
        <w:t>Диспетчер ПДО</w:t>
      </w:r>
      <w:r w:rsidRPr="004C0E56">
        <w:rPr>
          <w:sz w:val="24"/>
          <w:szCs w:val="24"/>
          <w:lang w:val="ru-RU"/>
        </w:rPr>
        <w:t xml:space="preserve"> - сотрудник планово-диспетчерского отдела, отвечающий за </w:t>
      </w:r>
      <w:r w:rsidR="00A359D5">
        <w:rPr>
          <w:sz w:val="24"/>
          <w:szCs w:val="24"/>
          <w:lang w:val="ru-RU"/>
        </w:rPr>
        <w:t>учет трудоемкости</w:t>
      </w:r>
      <w:r w:rsidRPr="004C0E56">
        <w:rPr>
          <w:sz w:val="24"/>
          <w:szCs w:val="24"/>
          <w:lang w:val="ru-RU"/>
        </w:rPr>
        <w:t xml:space="preserve"> подразделений, входящих в ОЗМ (опытный завод машиностроения).</w:t>
      </w:r>
      <w:bookmarkStart w:id="14" w:name="__RefHeading__5_1001456176"/>
      <w:bookmarkEnd w:id="14"/>
    </w:p>
    <w:p w:rsidR="00CE2118" w:rsidRPr="00CC530B" w:rsidRDefault="00CE2118" w:rsidP="00804546">
      <w:pPr>
        <w:pStyle w:val="27"/>
      </w:pPr>
      <w:bookmarkStart w:id="15" w:name="_Toc370285471"/>
      <w:r w:rsidRPr="00CC530B">
        <w:t>Схема взаимодействия ролей пользователей с системами</w:t>
      </w:r>
      <w:bookmarkEnd w:id="15"/>
    </w:p>
    <w:p w:rsidR="000531AA" w:rsidRDefault="0066270D" w:rsidP="00830F1E">
      <w:pPr>
        <w:rPr>
          <w:sz w:val="24"/>
          <w:szCs w:val="24"/>
        </w:rPr>
      </w:pPr>
      <w:r>
        <w:object w:dxaOrig="7839" w:dyaOrig="10166">
          <v:shape id="_x0000_i1026" type="#_x0000_t75" style="width:312.75pt;height:370.5pt" o:ole="">
            <v:imagedata r:id="rId14" o:title=""/>
          </v:shape>
          <o:OLEObject Type="Embed" ProgID="Visio.Drawing.11" ShapeID="_x0000_i1026" DrawAspect="Content" ObjectID="_1447349021" r:id="rId15"/>
        </w:object>
      </w:r>
    </w:p>
    <w:p w:rsidR="003C29BA" w:rsidRPr="006553F2" w:rsidRDefault="003C29BA">
      <w:pPr>
        <w:rPr>
          <w:sz w:val="24"/>
          <w:szCs w:val="24"/>
          <w:lang w:val="ru-RU"/>
        </w:rPr>
      </w:pPr>
      <w:r>
        <w:rPr>
          <w:sz w:val="24"/>
          <w:szCs w:val="24"/>
        </w:rPr>
        <w:br w:type="page"/>
      </w:r>
    </w:p>
    <w:p w:rsidR="00F91BC9" w:rsidRPr="000E0465" w:rsidRDefault="004C0E56" w:rsidP="000E0465">
      <w:pPr>
        <w:pStyle w:val="32"/>
        <w:rPr>
          <w:i/>
          <w:sz w:val="28"/>
          <w:szCs w:val="28"/>
          <w:lang w:val="ru-RU"/>
        </w:rPr>
      </w:pPr>
      <w:bookmarkStart w:id="16" w:name="__RefHeading__7_1001456176"/>
      <w:bookmarkStart w:id="17" w:name="__RefHeading__9_1001456176"/>
      <w:bookmarkStart w:id="18" w:name="_Toc367141413"/>
      <w:bookmarkStart w:id="19" w:name="_Toc370285472"/>
      <w:bookmarkEnd w:id="16"/>
      <w:bookmarkEnd w:id="17"/>
      <w:r w:rsidRPr="0032453E">
        <w:rPr>
          <w:lang w:val="ru-RU"/>
        </w:rPr>
        <w:t>Сценарии работы в системе «Планирование НИОКР»</w:t>
      </w:r>
      <w:bookmarkStart w:id="20" w:name="__RefHeading__11_1001456176"/>
      <w:bookmarkEnd w:id="20"/>
      <w:r w:rsidR="000E0465" w:rsidRPr="000E0465">
        <w:rPr>
          <w:lang w:val="ru-RU"/>
        </w:rPr>
        <w:t>.</w:t>
      </w:r>
      <w:bookmarkEnd w:id="18"/>
      <w:bookmarkEnd w:id="19"/>
    </w:p>
    <w:p w:rsidR="00F91BC9" w:rsidRPr="000E0465" w:rsidRDefault="000E0465" w:rsidP="000E0465">
      <w:pPr>
        <w:pStyle w:val="42"/>
        <w:rPr>
          <w:lang w:val="ru-RU"/>
        </w:rPr>
      </w:pPr>
      <w:bookmarkStart w:id="21" w:name="_Toc367136572"/>
      <w:bookmarkStart w:id="22" w:name="_Toc367358550"/>
      <w:bookmarkStart w:id="23" w:name="_Toc368478360"/>
      <w:bookmarkStart w:id="24" w:name="_Toc368558552"/>
      <w:bookmarkStart w:id="25" w:name="_Toc370284397"/>
      <w:bookmarkStart w:id="26" w:name="_Toc370285473"/>
      <w:r w:rsidRPr="000E0465">
        <w:rPr>
          <w:lang w:val="ru-RU"/>
        </w:rPr>
        <w:t>«</w:t>
      </w:r>
      <w:r w:rsidR="0066270D">
        <w:rPr>
          <w:lang w:val="ru-RU"/>
        </w:rPr>
        <w:t>Сотрудник</w:t>
      </w:r>
      <w:r w:rsidRPr="000E0465">
        <w:rPr>
          <w:lang w:val="ru-RU"/>
        </w:rPr>
        <w:t xml:space="preserve"> 00-19»</w:t>
      </w:r>
      <w:bookmarkEnd w:id="21"/>
      <w:bookmarkEnd w:id="22"/>
      <w:bookmarkEnd w:id="23"/>
      <w:bookmarkEnd w:id="24"/>
      <w:bookmarkEnd w:id="25"/>
      <w:bookmarkEnd w:id="26"/>
    </w:p>
    <w:p w:rsidR="00F91BC9" w:rsidRPr="000E0465" w:rsidRDefault="00F91BC9" w:rsidP="00F91BC9">
      <w:pPr>
        <w:rPr>
          <w:lang w:val="ru-RU"/>
        </w:rPr>
      </w:pPr>
    </w:p>
    <w:p w:rsidR="000531AA" w:rsidRPr="000E0465" w:rsidRDefault="002A7717">
      <w:pPr>
        <w:rPr>
          <w:lang w:val="ru-RU"/>
        </w:rPr>
      </w:pPr>
      <w:r>
        <w:object w:dxaOrig="5992" w:dyaOrig="4326">
          <v:shape id="_x0000_i1027" type="#_x0000_t75" style="width:299.25pt;height:3in" o:ole="">
            <v:imagedata r:id="rId16" o:title=""/>
          </v:shape>
          <o:OLEObject Type="Embed" ProgID="Visio.Drawing.11" ShapeID="_x0000_i1027" DrawAspect="Content" ObjectID="_1447349022" r:id="rId17"/>
        </w:object>
      </w:r>
    </w:p>
    <w:p w:rsidR="000531AA" w:rsidRDefault="000531AA">
      <w:pPr>
        <w:jc w:val="center"/>
        <w:rPr>
          <w:lang w:val="ru-RU"/>
        </w:rPr>
      </w:pPr>
    </w:p>
    <w:p w:rsidR="0020124B" w:rsidRPr="000E0465" w:rsidRDefault="0020124B">
      <w:pPr>
        <w:jc w:val="center"/>
        <w:rPr>
          <w:lang w:val="ru-RU"/>
        </w:rPr>
      </w:pPr>
    </w:p>
    <w:p w:rsidR="00F91BC9" w:rsidRPr="000E0465" w:rsidRDefault="00F91BC9">
      <w:pPr>
        <w:jc w:val="center"/>
        <w:rPr>
          <w:lang w:val="ru-RU"/>
        </w:rPr>
      </w:pPr>
    </w:p>
    <w:tbl>
      <w:tblPr>
        <w:tblW w:w="0" w:type="auto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832"/>
        <w:gridCol w:w="5633"/>
      </w:tblGrid>
      <w:tr w:rsidR="000531AA" w:rsidRPr="000E0465" w:rsidTr="00830F1E">
        <w:trPr>
          <w:tblHeader/>
        </w:trPr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0E0465" w:rsidRDefault="000531AA">
            <w:pPr>
              <w:pStyle w:val="a9"/>
              <w:rPr>
                <w:sz w:val="28"/>
                <w:szCs w:val="28"/>
                <w:lang w:val="ru-RU"/>
              </w:rPr>
            </w:pPr>
            <w:bookmarkStart w:id="27" w:name="__RefHeading__13_1001456176"/>
            <w:bookmarkEnd w:id="27"/>
            <w:r w:rsidRPr="000E0465">
              <w:rPr>
                <w:sz w:val="28"/>
                <w:szCs w:val="28"/>
                <w:lang w:val="ru-RU"/>
              </w:rPr>
              <w:t>Сценарии работы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0E0465" w:rsidRDefault="000531AA">
            <w:pPr>
              <w:pStyle w:val="a9"/>
              <w:rPr>
                <w:sz w:val="24"/>
                <w:szCs w:val="24"/>
                <w:lang w:val="ru-RU"/>
              </w:rPr>
            </w:pPr>
            <w:r w:rsidRPr="000E0465"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0531AA" w:rsidRPr="00157E70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0E0465" w:rsidRDefault="000531AA">
            <w:pPr>
              <w:pStyle w:val="a8"/>
              <w:jc w:val="both"/>
              <w:rPr>
                <w:sz w:val="24"/>
                <w:szCs w:val="24"/>
                <w:lang w:val="ru-RU"/>
              </w:rPr>
            </w:pPr>
            <w:r w:rsidRPr="000E0465">
              <w:rPr>
                <w:sz w:val="24"/>
                <w:szCs w:val="24"/>
                <w:lang w:val="ru-RU"/>
              </w:rPr>
              <w:t>Н1.Закрытие периода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4C0E56">
            <w:pPr>
              <w:jc w:val="both"/>
              <w:rPr>
                <w:color w:val="000000"/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Закрытие периода в системе «Планирование НИОКР» по формированию данных фактической трудоемкости подразделений КБ.</w:t>
            </w:r>
          </w:p>
        </w:tc>
      </w:tr>
      <w:tr w:rsidR="0020124B" w:rsidRPr="00157E70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20124B" w:rsidRPr="008523F2" w:rsidRDefault="0020124B" w:rsidP="002A7717">
            <w:pPr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Н</w:t>
            </w:r>
            <w:proofErr w:type="gramStart"/>
            <w:r>
              <w:rPr>
                <w:color w:val="000000"/>
                <w:sz w:val="24"/>
                <w:szCs w:val="24"/>
                <w:lang w:val="ru-RU"/>
              </w:rPr>
              <w:t>2</w:t>
            </w:r>
            <w:proofErr w:type="gramEnd"/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.Формирование отчета </w:t>
            </w:r>
            <w:r w:rsidR="002A7717">
              <w:rPr>
                <w:color w:val="000000"/>
                <w:sz w:val="24"/>
                <w:szCs w:val="24"/>
                <w:lang w:val="ru-RU"/>
              </w:rPr>
              <w:t>о выполненных работах по подразделениям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20124B" w:rsidRPr="008523F2" w:rsidRDefault="0020124B" w:rsidP="002A7717">
            <w:pPr>
              <w:jc w:val="both"/>
              <w:rPr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 xml:space="preserve">Формирование отчета за период </w:t>
            </w:r>
            <w:r w:rsidR="002A7717">
              <w:rPr>
                <w:sz w:val="24"/>
                <w:szCs w:val="24"/>
                <w:lang w:val="ru-RU"/>
              </w:rPr>
              <w:t>о выполненных работах по подразделениям КБ</w:t>
            </w:r>
            <w:r w:rsidRPr="004C0E56">
              <w:rPr>
                <w:sz w:val="24"/>
                <w:szCs w:val="24"/>
                <w:lang w:val="ru-RU"/>
              </w:rPr>
              <w:t>.</w:t>
            </w:r>
          </w:p>
        </w:tc>
      </w:tr>
    </w:tbl>
    <w:p w:rsidR="000531AA" w:rsidRPr="008523F2" w:rsidRDefault="000531AA">
      <w:pPr>
        <w:jc w:val="center"/>
        <w:rPr>
          <w:lang w:val="ru-RU"/>
        </w:rPr>
      </w:pPr>
    </w:p>
    <w:p w:rsidR="00830F1E" w:rsidRDefault="00830F1E">
      <w:pPr>
        <w:rPr>
          <w:lang w:val="ru-RU"/>
        </w:rPr>
      </w:pPr>
      <w:r>
        <w:rPr>
          <w:lang w:val="ru-RU"/>
        </w:rPr>
        <w:br w:type="page"/>
      </w:r>
    </w:p>
    <w:p w:rsidR="000531AA" w:rsidRPr="00F91BC9" w:rsidRDefault="004C0E56" w:rsidP="0032453E">
      <w:pPr>
        <w:pStyle w:val="32"/>
        <w:rPr>
          <w:i/>
          <w:sz w:val="28"/>
          <w:szCs w:val="28"/>
          <w:lang w:val="ru-RU"/>
        </w:rPr>
      </w:pPr>
      <w:bookmarkStart w:id="28" w:name="__RefHeading__15_1001456176"/>
      <w:bookmarkStart w:id="29" w:name="_Toc370285474"/>
      <w:bookmarkEnd w:id="28"/>
      <w:r w:rsidRPr="00F91BC9">
        <w:rPr>
          <w:lang w:val="ru-RU"/>
        </w:rPr>
        <w:t>Сценарии работы в системе «А1-Персонал».</w:t>
      </w:r>
      <w:bookmarkEnd w:id="29"/>
    </w:p>
    <w:p w:rsidR="000531AA" w:rsidRPr="00BA51E4" w:rsidRDefault="004C0E56" w:rsidP="0032453E">
      <w:pPr>
        <w:pStyle w:val="42"/>
        <w:rPr>
          <w:lang w:val="ru-RU"/>
        </w:rPr>
      </w:pPr>
      <w:bookmarkStart w:id="30" w:name="__RefHeading__17_1001456176"/>
      <w:bookmarkEnd w:id="30"/>
      <w:r w:rsidRPr="00BA51E4">
        <w:rPr>
          <w:lang w:val="ru-RU"/>
        </w:rPr>
        <w:t xml:space="preserve"> </w:t>
      </w:r>
      <w:bookmarkStart w:id="31" w:name="_Toc367136574"/>
      <w:bookmarkStart w:id="32" w:name="_Toc367141416"/>
      <w:bookmarkStart w:id="33" w:name="_Toc367358552"/>
      <w:bookmarkStart w:id="34" w:name="_Toc368478362"/>
      <w:bookmarkStart w:id="35" w:name="_Toc368558554"/>
      <w:bookmarkStart w:id="36" w:name="_Toc370284399"/>
      <w:bookmarkStart w:id="37" w:name="_Toc370285475"/>
      <w:r w:rsidRPr="00BA51E4">
        <w:rPr>
          <w:lang w:val="ru-RU"/>
        </w:rPr>
        <w:t>«Сотрудн</w:t>
      </w:r>
      <w:r w:rsidRPr="000E0465">
        <w:t>и</w:t>
      </w:r>
      <w:r w:rsidRPr="00BA51E4">
        <w:rPr>
          <w:lang w:val="ru-RU"/>
        </w:rPr>
        <w:t>к бухгалтерии».</w:t>
      </w:r>
      <w:bookmarkEnd w:id="31"/>
      <w:bookmarkEnd w:id="32"/>
      <w:bookmarkEnd w:id="33"/>
      <w:bookmarkEnd w:id="34"/>
      <w:bookmarkEnd w:id="35"/>
      <w:bookmarkEnd w:id="36"/>
      <w:bookmarkEnd w:id="37"/>
    </w:p>
    <w:p w:rsidR="000531AA" w:rsidRDefault="00884125">
      <w:r>
        <w:object w:dxaOrig="7195" w:dyaOrig="8011">
          <v:shape id="_x0000_i1028" type="#_x0000_t75" style="width:333.75pt;height:371.25pt" o:ole="">
            <v:imagedata r:id="rId18" o:title=""/>
          </v:shape>
          <o:OLEObject Type="Embed" ProgID="Visio.Drawing.11" ShapeID="_x0000_i1028" DrawAspect="Content" ObjectID="_1447349023" r:id="rId19"/>
        </w:object>
      </w:r>
    </w:p>
    <w:tbl>
      <w:tblPr>
        <w:tblW w:w="0" w:type="auto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313"/>
        <w:gridCol w:w="6097"/>
      </w:tblGrid>
      <w:tr w:rsidR="000531AA" w:rsidTr="00830F1E">
        <w:trPr>
          <w:tblHeader/>
        </w:trPr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sz w:val="28"/>
                <w:szCs w:val="28"/>
              </w:rPr>
            </w:pPr>
            <w:bookmarkStart w:id="38" w:name="__RefHeading__19_1001456176"/>
            <w:bookmarkEnd w:id="38"/>
            <w:r>
              <w:rPr>
                <w:sz w:val="28"/>
                <w:szCs w:val="28"/>
              </w:rPr>
              <w:t>Сценарии работы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color w:val="000000"/>
                <w:sz w:val="24"/>
                <w:szCs w:val="24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0531AA" w:rsidRPr="00157E70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84125" w:rsidRDefault="004C0E56">
            <w:pPr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А1.Импорт</w:t>
            </w:r>
            <w:r w:rsidR="00884125">
              <w:rPr>
                <w:color w:val="000000"/>
                <w:sz w:val="24"/>
                <w:szCs w:val="24"/>
                <w:lang w:val="ru-RU"/>
              </w:rPr>
              <w:t xml:space="preserve"> данных по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 факт. трудоемкости подр. </w:t>
            </w:r>
            <w:r w:rsidR="000531AA" w:rsidRPr="00884125">
              <w:rPr>
                <w:color w:val="000000"/>
                <w:sz w:val="24"/>
                <w:szCs w:val="24"/>
                <w:lang w:val="ru-RU"/>
              </w:rPr>
              <w:t>КБ из НИОКР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4C0E56">
            <w:pPr>
              <w:pStyle w:val="a8"/>
              <w:jc w:val="both"/>
              <w:rPr>
                <w:color w:val="000000"/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Импорт данных</w:t>
            </w:r>
            <w:r w:rsidR="00884125">
              <w:rPr>
                <w:sz w:val="24"/>
                <w:szCs w:val="24"/>
                <w:lang w:val="ru-RU"/>
              </w:rPr>
              <w:t xml:space="preserve"> по</w:t>
            </w:r>
            <w:r w:rsidRPr="004C0E56">
              <w:rPr>
                <w:sz w:val="24"/>
                <w:szCs w:val="24"/>
                <w:lang w:val="ru-RU"/>
              </w:rPr>
              <w:t xml:space="preserve"> фактической трудоемкости подразделений КБ по заказам за </w:t>
            </w:r>
            <w:r w:rsidR="00884125">
              <w:rPr>
                <w:sz w:val="24"/>
                <w:szCs w:val="24"/>
                <w:lang w:val="ru-RU"/>
              </w:rPr>
              <w:t xml:space="preserve">отчетный </w:t>
            </w:r>
            <w:r w:rsidRPr="004C0E56">
              <w:rPr>
                <w:sz w:val="24"/>
                <w:szCs w:val="24"/>
                <w:lang w:val="ru-RU"/>
              </w:rPr>
              <w:t>период из БД системы «Планирование НИОКР» в БД системы «А1-Персонал».</w:t>
            </w:r>
          </w:p>
        </w:tc>
      </w:tr>
      <w:tr w:rsidR="000531AA" w:rsidRPr="00157E70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Default="004C0E56">
            <w:pPr>
              <w:jc w:val="both"/>
              <w:rPr>
                <w:sz w:val="24"/>
                <w:szCs w:val="24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А2.Ввод данных по факт</w:t>
            </w:r>
            <w:proofErr w:type="gramStart"/>
            <w:r w:rsidRPr="004C0E56">
              <w:rPr>
                <w:color w:val="000000"/>
                <w:sz w:val="24"/>
                <w:szCs w:val="24"/>
                <w:lang w:val="ru-RU"/>
              </w:rPr>
              <w:t>.</w:t>
            </w:r>
            <w:proofErr w:type="gramEnd"/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w:proofErr w:type="gramStart"/>
            <w:r w:rsidRPr="004C0E56">
              <w:rPr>
                <w:color w:val="000000"/>
                <w:sz w:val="24"/>
                <w:szCs w:val="24"/>
                <w:lang w:val="ru-RU"/>
              </w:rPr>
              <w:t>т</w:t>
            </w:r>
            <w:proofErr w:type="gramEnd"/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рудоемкости подр. </w:t>
            </w:r>
            <w:r w:rsidR="000531AA">
              <w:rPr>
                <w:color w:val="000000"/>
                <w:sz w:val="24"/>
                <w:szCs w:val="24"/>
              </w:rPr>
              <w:t>ОЗМ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4C0E56" w:rsidP="00884125">
            <w:pPr>
              <w:pStyle w:val="a8"/>
              <w:jc w:val="both"/>
              <w:rPr>
                <w:color w:val="000000"/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 xml:space="preserve">Ввод данных </w:t>
            </w:r>
            <w:r w:rsidR="00884125">
              <w:rPr>
                <w:sz w:val="24"/>
                <w:szCs w:val="24"/>
                <w:lang w:val="ru-RU"/>
              </w:rPr>
              <w:t xml:space="preserve">по </w:t>
            </w:r>
            <w:r w:rsidR="00884125" w:rsidRPr="004C0E56">
              <w:rPr>
                <w:sz w:val="24"/>
                <w:szCs w:val="24"/>
                <w:lang w:val="ru-RU"/>
              </w:rPr>
              <w:t xml:space="preserve">фактической трудоемкости подразделений ОЗМ по заказам за </w:t>
            </w:r>
            <w:r w:rsidR="00884125">
              <w:rPr>
                <w:sz w:val="24"/>
                <w:szCs w:val="24"/>
                <w:lang w:val="ru-RU"/>
              </w:rPr>
              <w:t xml:space="preserve">отчетный </w:t>
            </w:r>
            <w:r w:rsidR="00884125" w:rsidRPr="004C0E56">
              <w:rPr>
                <w:sz w:val="24"/>
                <w:szCs w:val="24"/>
                <w:lang w:val="ru-RU"/>
              </w:rPr>
              <w:t xml:space="preserve">период </w:t>
            </w:r>
            <w:r w:rsidRPr="004C0E56">
              <w:rPr>
                <w:sz w:val="24"/>
                <w:szCs w:val="24"/>
                <w:lang w:val="ru-RU"/>
              </w:rPr>
              <w:t>в систему «А1-Персонал» на основании бумажных отчетов ОЗМ.</w:t>
            </w:r>
          </w:p>
        </w:tc>
      </w:tr>
      <w:tr w:rsidR="000531AA" w:rsidRPr="00092F8A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411F80">
            <w:pPr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</w:rPr>
              <w:t>А</w:t>
            </w:r>
            <w:r>
              <w:rPr>
                <w:color w:val="000000"/>
                <w:sz w:val="24"/>
                <w:szCs w:val="24"/>
                <w:lang w:val="ru-RU"/>
              </w:rPr>
              <w:t>3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spellStart"/>
            <w:r>
              <w:rPr>
                <w:color w:val="000000"/>
                <w:sz w:val="24"/>
                <w:szCs w:val="24"/>
              </w:rPr>
              <w:t>Распределение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затрат</w:t>
            </w:r>
            <w:proofErr w:type="spellEnd"/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411F80">
            <w:pPr>
              <w:pStyle w:val="a8"/>
              <w:jc w:val="both"/>
              <w:rPr>
                <w:color w:val="000000"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Запуск программы распределения затрат</w:t>
            </w:r>
          </w:p>
        </w:tc>
      </w:tr>
      <w:tr w:rsidR="00411F80" w:rsidRPr="00157E70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11F80" w:rsidRPr="008523F2" w:rsidRDefault="00411F80">
            <w:pPr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А4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>.Выгрузка проводки в УФРО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411F80" w:rsidRPr="008523F2" w:rsidRDefault="00411F80">
            <w:pPr>
              <w:pStyle w:val="a8"/>
              <w:jc w:val="both"/>
              <w:rPr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Выгрузка результата распределения затрат за период в БД системы «УФРО».</w:t>
            </w:r>
          </w:p>
        </w:tc>
      </w:tr>
    </w:tbl>
    <w:p w:rsidR="00411F80" w:rsidRDefault="00411F80">
      <w:pPr>
        <w:rPr>
          <w:lang w:val="ru-RU"/>
        </w:rPr>
      </w:pPr>
      <w:r>
        <w:rPr>
          <w:lang w:val="ru-RU"/>
        </w:rPr>
        <w:br w:type="page"/>
      </w:r>
    </w:p>
    <w:p w:rsidR="000531AA" w:rsidRPr="00F91BC9" w:rsidRDefault="004C0E56" w:rsidP="0032453E">
      <w:pPr>
        <w:pStyle w:val="32"/>
        <w:rPr>
          <w:i/>
          <w:sz w:val="28"/>
          <w:szCs w:val="28"/>
          <w:lang w:val="ru-RU"/>
        </w:rPr>
      </w:pPr>
      <w:bookmarkStart w:id="39" w:name="__RefHeading__21_1001456176"/>
      <w:bookmarkStart w:id="40" w:name="_Toc370285476"/>
      <w:bookmarkEnd w:id="39"/>
      <w:r w:rsidRPr="00F91BC9">
        <w:rPr>
          <w:lang w:val="ru-RU"/>
        </w:rPr>
        <w:t>Сценарии работы в системе «АСФПК».</w:t>
      </w:r>
      <w:bookmarkEnd w:id="40"/>
    </w:p>
    <w:p w:rsidR="000531AA" w:rsidRPr="00BA51E4" w:rsidRDefault="0066270D" w:rsidP="0032453E">
      <w:pPr>
        <w:pStyle w:val="42"/>
        <w:rPr>
          <w:lang w:val="ru-RU"/>
        </w:rPr>
      </w:pPr>
      <w:bookmarkStart w:id="41" w:name="__RefHeading__23_1001456176"/>
      <w:bookmarkStart w:id="42" w:name="_Toc367136576"/>
      <w:bookmarkStart w:id="43" w:name="_Toc367141418"/>
      <w:bookmarkStart w:id="44" w:name="_Toc367358554"/>
      <w:bookmarkStart w:id="45" w:name="_Toc368478364"/>
      <w:bookmarkStart w:id="46" w:name="_Toc368558556"/>
      <w:bookmarkStart w:id="47" w:name="_Toc370284401"/>
      <w:bookmarkStart w:id="48" w:name="_Toc370285477"/>
      <w:bookmarkEnd w:id="41"/>
      <w:r>
        <w:rPr>
          <w:lang w:val="ru-RU"/>
        </w:rPr>
        <w:t>«Диспетчер</w:t>
      </w:r>
      <w:r w:rsidR="004C0E56" w:rsidRPr="00BA51E4">
        <w:rPr>
          <w:lang w:val="ru-RU"/>
        </w:rPr>
        <w:t>».</w:t>
      </w:r>
      <w:bookmarkEnd w:id="42"/>
      <w:bookmarkEnd w:id="43"/>
      <w:bookmarkEnd w:id="44"/>
      <w:bookmarkEnd w:id="45"/>
      <w:bookmarkEnd w:id="46"/>
      <w:bookmarkEnd w:id="47"/>
      <w:bookmarkEnd w:id="48"/>
    </w:p>
    <w:p w:rsidR="000531AA" w:rsidRPr="00387608" w:rsidRDefault="0066270D">
      <w:pPr>
        <w:rPr>
          <w:lang w:val="ru-RU"/>
        </w:rPr>
      </w:pPr>
      <w:r>
        <w:object w:dxaOrig="5762" w:dyaOrig="4496">
          <v:shape id="_x0000_i1029" type="#_x0000_t75" style="width:4in;height:225pt" o:ole="">
            <v:imagedata r:id="rId20" o:title=""/>
          </v:shape>
          <o:OLEObject Type="Embed" ProgID="Visio.Drawing.11" ShapeID="_x0000_i1029" DrawAspect="Content" ObjectID="_1447349024" r:id="rId21"/>
        </w:object>
      </w:r>
    </w:p>
    <w:p w:rsidR="00581E26" w:rsidRDefault="00581E26">
      <w:pPr>
        <w:jc w:val="center"/>
        <w:rPr>
          <w:lang w:val="ru-RU"/>
        </w:rPr>
      </w:pPr>
    </w:p>
    <w:p w:rsidR="00581E26" w:rsidRPr="00581E26" w:rsidRDefault="00581E26">
      <w:pPr>
        <w:jc w:val="center"/>
        <w:rPr>
          <w:lang w:val="ru-RU"/>
        </w:rPr>
      </w:pPr>
    </w:p>
    <w:p w:rsidR="000531AA" w:rsidRDefault="000531AA">
      <w:pPr>
        <w:jc w:val="center"/>
      </w:pPr>
    </w:p>
    <w:tbl>
      <w:tblPr>
        <w:tblW w:w="0" w:type="auto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97"/>
        <w:gridCol w:w="6113"/>
      </w:tblGrid>
      <w:tr w:rsidR="000531AA" w:rsidTr="00830F1E">
        <w:trPr>
          <w:tblHeader/>
        </w:trPr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sz w:val="28"/>
                <w:szCs w:val="28"/>
              </w:rPr>
            </w:pPr>
            <w:bookmarkStart w:id="49" w:name="__RefHeading__25_1001456176"/>
            <w:bookmarkEnd w:id="49"/>
            <w:r>
              <w:rPr>
                <w:sz w:val="28"/>
                <w:szCs w:val="28"/>
              </w:rPr>
              <w:t>Сценарии работы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color w:val="000000"/>
                <w:sz w:val="24"/>
                <w:szCs w:val="24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0531AA" w:rsidRPr="00157E70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4C0E56">
            <w:pPr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Ф1.Создание приведенных матриц по подразделениям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4C0E56">
            <w:pPr>
              <w:pStyle w:val="a8"/>
              <w:jc w:val="both"/>
              <w:rPr>
                <w:color w:val="000000"/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Приведение плановых матриц подразделений к табелю с учетом массива контролируемых заказов.</w:t>
            </w:r>
          </w:p>
        </w:tc>
      </w:tr>
      <w:tr w:rsidR="000531AA" w:rsidRPr="00157E70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4C0E56">
            <w:pPr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Ф</w:t>
            </w:r>
            <w:proofErr w:type="gramStart"/>
            <w:r w:rsidRPr="004C0E56">
              <w:rPr>
                <w:color w:val="000000"/>
                <w:sz w:val="24"/>
                <w:szCs w:val="24"/>
                <w:lang w:val="ru-RU"/>
              </w:rPr>
              <w:t>2</w:t>
            </w:r>
            <w:proofErr w:type="gramEnd"/>
            <w:r w:rsidRPr="004C0E56">
              <w:rPr>
                <w:color w:val="000000"/>
                <w:sz w:val="24"/>
                <w:szCs w:val="24"/>
                <w:lang w:val="ru-RU"/>
              </w:rPr>
              <w:t>.Формирование справки по трудоемкости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4C0E56">
            <w:pPr>
              <w:pStyle w:val="a8"/>
              <w:jc w:val="both"/>
              <w:rPr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Формирование справки по трудоемкости подразделений в разрезе заказов на основании результатов распределения по приведенным матрицам.</w:t>
            </w:r>
          </w:p>
        </w:tc>
      </w:tr>
    </w:tbl>
    <w:p w:rsidR="00581E26" w:rsidRDefault="00581E26">
      <w:pPr>
        <w:jc w:val="center"/>
        <w:rPr>
          <w:lang w:val="ru-RU"/>
        </w:rPr>
      </w:pPr>
    </w:p>
    <w:p w:rsidR="00581E26" w:rsidRDefault="00581E26">
      <w:pPr>
        <w:rPr>
          <w:lang w:val="ru-RU"/>
        </w:rPr>
      </w:pPr>
      <w:r>
        <w:rPr>
          <w:lang w:val="ru-RU"/>
        </w:rPr>
        <w:br w:type="page"/>
      </w:r>
    </w:p>
    <w:p w:rsidR="000531AA" w:rsidRPr="00BA51E4" w:rsidRDefault="004C0E56" w:rsidP="0032453E">
      <w:pPr>
        <w:pStyle w:val="42"/>
        <w:rPr>
          <w:lang w:val="ru-RU"/>
        </w:rPr>
      </w:pPr>
      <w:bookmarkStart w:id="50" w:name="__RefHeading__27_1001456176"/>
      <w:bookmarkEnd w:id="50"/>
      <w:r w:rsidRPr="00BA51E4">
        <w:rPr>
          <w:lang w:val="ru-RU"/>
        </w:rPr>
        <w:t xml:space="preserve"> </w:t>
      </w:r>
      <w:bookmarkStart w:id="51" w:name="_Toc367136577"/>
      <w:bookmarkStart w:id="52" w:name="_Toc367141419"/>
      <w:bookmarkStart w:id="53" w:name="_Toc367358555"/>
      <w:bookmarkStart w:id="54" w:name="_Toc368478365"/>
      <w:bookmarkStart w:id="55" w:name="_Toc368558557"/>
      <w:bookmarkStart w:id="56" w:name="_Toc370284402"/>
      <w:bookmarkStart w:id="57" w:name="_Toc370285478"/>
      <w:r w:rsidRPr="00BA51E4">
        <w:rPr>
          <w:lang w:val="ru-RU"/>
        </w:rPr>
        <w:t>«Сотрудник планового отдела».</w:t>
      </w:r>
      <w:bookmarkEnd w:id="51"/>
      <w:bookmarkEnd w:id="52"/>
      <w:bookmarkEnd w:id="53"/>
      <w:bookmarkEnd w:id="54"/>
      <w:bookmarkEnd w:id="55"/>
      <w:bookmarkEnd w:id="56"/>
      <w:bookmarkEnd w:id="57"/>
    </w:p>
    <w:p w:rsidR="000531AA" w:rsidRPr="00387608" w:rsidRDefault="00AB159C" w:rsidP="0066632C">
      <w:pPr>
        <w:rPr>
          <w:lang w:val="ru-RU"/>
        </w:rPr>
      </w:pPr>
      <w:r>
        <w:object w:dxaOrig="6561" w:dyaOrig="6594">
          <v:shape id="_x0000_i1030" type="#_x0000_t75" style="width:327.75pt;height:329.25pt" o:ole="">
            <v:imagedata r:id="rId22" o:title=""/>
          </v:shape>
          <o:OLEObject Type="Embed" ProgID="Visio.Drawing.11" ShapeID="_x0000_i1030" DrawAspect="Content" ObjectID="_1447349025" r:id="rId23"/>
        </w:object>
      </w:r>
      <w:bookmarkStart w:id="58" w:name="__RefHeading__29_1001456176"/>
      <w:bookmarkEnd w:id="58"/>
    </w:p>
    <w:p w:rsidR="0066632C" w:rsidRDefault="0066632C" w:rsidP="0066632C"/>
    <w:p w:rsidR="0066632C" w:rsidRPr="0066632C" w:rsidRDefault="0066632C" w:rsidP="0066632C"/>
    <w:tbl>
      <w:tblPr>
        <w:tblW w:w="0" w:type="auto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187"/>
        <w:gridCol w:w="6223"/>
      </w:tblGrid>
      <w:tr w:rsidR="000531AA" w:rsidTr="00830F1E">
        <w:trPr>
          <w:tblHeader/>
        </w:trPr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Сценарии работы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color w:val="000000"/>
                <w:sz w:val="24"/>
                <w:szCs w:val="24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0531AA" w:rsidRPr="00157E70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6553F2" w:rsidRDefault="000531AA" w:rsidP="00AB159C">
            <w:pPr>
              <w:jc w:val="both"/>
              <w:rPr>
                <w:sz w:val="24"/>
                <w:szCs w:val="24"/>
                <w:lang w:val="ru-RU"/>
              </w:rPr>
            </w:pPr>
            <w:r w:rsidRPr="006553F2">
              <w:rPr>
                <w:color w:val="000000"/>
                <w:sz w:val="24"/>
                <w:szCs w:val="24"/>
                <w:lang w:val="ru-RU"/>
              </w:rPr>
              <w:t>Ф3.Формирование параметров распределения</w:t>
            </w:r>
            <w:r w:rsidR="006553F2">
              <w:rPr>
                <w:color w:val="000000"/>
                <w:sz w:val="24"/>
                <w:szCs w:val="24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6553F2" w:rsidP="00AB159C">
            <w:pPr>
              <w:pStyle w:val="a8"/>
              <w:jc w:val="both"/>
              <w:rPr>
                <w:color w:val="000000"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Формирование в системе</w:t>
            </w:r>
            <w:r w:rsidR="004C0E56" w:rsidRPr="004C0E56">
              <w:rPr>
                <w:sz w:val="24"/>
                <w:szCs w:val="24"/>
                <w:lang w:val="ru-RU"/>
              </w:rPr>
              <w:t xml:space="preserve"> «АСФПК» </w:t>
            </w:r>
            <w:r w:rsidR="00AB159C">
              <w:rPr>
                <w:sz w:val="24"/>
                <w:szCs w:val="24"/>
                <w:lang w:val="ru-RU"/>
              </w:rPr>
              <w:t>параметров распределения</w:t>
            </w:r>
            <w:r w:rsidR="004C0E56" w:rsidRPr="004C0E56">
              <w:rPr>
                <w:sz w:val="24"/>
                <w:szCs w:val="24"/>
                <w:lang w:val="ru-RU"/>
              </w:rPr>
              <w:t>.</w:t>
            </w:r>
          </w:p>
        </w:tc>
      </w:tr>
      <w:tr w:rsidR="00AB159C" w:rsidRPr="00157E70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B159C" w:rsidRDefault="00AB159C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</w:t>
            </w:r>
            <w:r>
              <w:rPr>
                <w:color w:val="000000"/>
                <w:sz w:val="24"/>
                <w:szCs w:val="24"/>
                <w:lang w:val="ru-RU"/>
              </w:rPr>
              <w:t>4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spellStart"/>
            <w:r>
              <w:rPr>
                <w:color w:val="000000"/>
                <w:sz w:val="24"/>
                <w:szCs w:val="24"/>
              </w:rPr>
              <w:t>Создани</w:t>
            </w:r>
            <w:proofErr w:type="spellEnd"/>
            <w:r>
              <w:rPr>
                <w:color w:val="000000"/>
                <w:sz w:val="24"/>
                <w:szCs w:val="24"/>
                <w:lang w:val="ru-RU"/>
              </w:rPr>
              <w:t>е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матриц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резерва</w:t>
            </w:r>
            <w:proofErr w:type="spellEnd"/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pStyle w:val="a8"/>
              <w:jc w:val="both"/>
              <w:rPr>
                <w:color w:val="000000"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Формирование матриц</w:t>
            </w:r>
            <w:r w:rsidRPr="004C0E56">
              <w:rPr>
                <w:sz w:val="24"/>
                <w:szCs w:val="24"/>
                <w:lang w:val="ru-RU"/>
              </w:rPr>
              <w:t xml:space="preserve"> резерва для перераспределения ФОТ с учетом массива контролируемых заказов.</w:t>
            </w:r>
          </w:p>
        </w:tc>
      </w:tr>
      <w:tr w:rsidR="00AB159C" w:rsidRPr="00157E70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Ф5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>.Формирование отчета по контролируемым заказам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pStyle w:val="a8"/>
              <w:jc w:val="both"/>
              <w:rPr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Формирование итогового отчета по трудоемкости и ФОТ в разрезе заказов по КБ/ОЗМ для проведения план - фактного анализа результатов распределения.</w:t>
            </w:r>
          </w:p>
        </w:tc>
      </w:tr>
    </w:tbl>
    <w:p w:rsidR="006553F2" w:rsidRDefault="006553F2">
      <w:pPr>
        <w:jc w:val="center"/>
        <w:rPr>
          <w:lang w:val="ru-RU"/>
        </w:rPr>
      </w:pPr>
    </w:p>
    <w:p w:rsidR="00AB159C" w:rsidRDefault="00AB159C">
      <w:pPr>
        <w:rPr>
          <w:lang w:val="ru-RU"/>
        </w:rPr>
      </w:pPr>
      <w:r>
        <w:rPr>
          <w:lang w:val="ru-RU"/>
        </w:rPr>
        <w:br w:type="page"/>
      </w:r>
    </w:p>
    <w:p w:rsidR="000531AA" w:rsidRPr="008523F2" w:rsidRDefault="004C0E56" w:rsidP="00581E26">
      <w:pPr>
        <w:pStyle w:val="27"/>
        <w:rPr>
          <w:sz w:val="28"/>
          <w:szCs w:val="28"/>
        </w:rPr>
      </w:pPr>
      <w:bookmarkStart w:id="59" w:name="__RefHeading__31_1001456176"/>
      <w:bookmarkStart w:id="60" w:name="_Toc370285479"/>
      <w:bookmarkEnd w:id="59"/>
      <w:r w:rsidRPr="004C0E56">
        <w:t>Соответствие между бизнес-процессами и сценариями работы.</w:t>
      </w:r>
      <w:bookmarkEnd w:id="60"/>
    </w:p>
    <w:tbl>
      <w:tblPr>
        <w:tblW w:w="0" w:type="auto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04"/>
        <w:gridCol w:w="5084"/>
        <w:gridCol w:w="3922"/>
      </w:tblGrid>
      <w:tr w:rsidR="000531AA" w:rsidTr="00830F1E">
        <w:trPr>
          <w:cantSplit/>
          <w:tblHeader/>
        </w:trPr>
        <w:tc>
          <w:tcPr>
            <w:tcW w:w="40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508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Бизнес-процессы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Сценарии работы</w:t>
            </w:r>
          </w:p>
        </w:tc>
      </w:tr>
      <w:tr w:rsidR="000531AA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ind w:left="5" w:right="5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ind w:left="5" w:right="5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П1</w:t>
            </w:r>
            <w:r w:rsidRPr="00DD4897">
              <w:rPr>
                <w:sz w:val="24"/>
                <w:szCs w:val="24"/>
                <w:lang w:val="ru-RU"/>
              </w:rPr>
              <w:t>.Закрытие периода в НИОКР по формированию данных фактической трудоемкости подразделений КБ.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8"/>
              <w:ind w:left="5" w:right="5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Н1</w:t>
            </w:r>
            <w:r>
              <w:rPr>
                <w:sz w:val="24"/>
                <w:szCs w:val="24"/>
              </w:rPr>
              <w:t>.Закрытие периода</w:t>
            </w:r>
          </w:p>
        </w:tc>
      </w:tr>
      <w:tr w:rsidR="000531AA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П2</w:t>
            </w:r>
            <w:r w:rsidRPr="00DD4897">
              <w:rPr>
                <w:sz w:val="24"/>
                <w:szCs w:val="24"/>
                <w:lang w:val="ru-RU"/>
              </w:rPr>
              <w:t>.Импорт данных по фактической трудоемкости подразделений КБ из НИОКР в А1-Персонал.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DD4897">
            <w:pPr>
              <w:jc w:val="both"/>
              <w:rPr>
                <w:sz w:val="24"/>
                <w:szCs w:val="24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А1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</w:t>
            </w:r>
            <w:r w:rsidR="005E3BD0" w:rsidRPr="004C0E56">
              <w:rPr>
                <w:color w:val="000000"/>
                <w:sz w:val="24"/>
                <w:szCs w:val="24"/>
                <w:lang w:val="ru-RU"/>
              </w:rPr>
              <w:t xml:space="preserve"> Импорт</w:t>
            </w:r>
            <w:r w:rsidR="005E3BD0">
              <w:rPr>
                <w:color w:val="000000"/>
                <w:sz w:val="24"/>
                <w:szCs w:val="24"/>
                <w:lang w:val="ru-RU"/>
              </w:rPr>
              <w:t xml:space="preserve"> данных по</w:t>
            </w:r>
            <w:r w:rsidR="005E3BD0" w:rsidRPr="004C0E56">
              <w:rPr>
                <w:color w:val="000000"/>
                <w:sz w:val="24"/>
                <w:szCs w:val="24"/>
                <w:lang w:val="ru-RU"/>
              </w:rPr>
              <w:t xml:space="preserve"> факт. трудоемкости подр. </w:t>
            </w:r>
            <w:r w:rsidR="005E3BD0" w:rsidRPr="00884125">
              <w:rPr>
                <w:color w:val="000000"/>
                <w:sz w:val="24"/>
                <w:szCs w:val="24"/>
                <w:lang w:val="ru-RU"/>
              </w:rPr>
              <w:t>КБ из НИОКР</w:t>
            </w:r>
            <w:r w:rsidR="005E3BD0">
              <w:rPr>
                <w:color w:val="000000"/>
                <w:sz w:val="24"/>
                <w:szCs w:val="24"/>
                <w:lang w:val="ru-RU"/>
              </w:rPr>
              <w:t>.</w:t>
            </w:r>
          </w:p>
        </w:tc>
      </w:tr>
      <w:tr w:rsidR="000531AA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П3</w:t>
            </w:r>
            <w:r w:rsidRPr="00DD4897">
              <w:rPr>
                <w:sz w:val="24"/>
                <w:szCs w:val="24"/>
                <w:lang w:val="ru-RU"/>
              </w:rPr>
              <w:t>.Ввод в А1-Персонал данных по фактической трудоемкости подразделений ОЗМ.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DD4897">
            <w:pPr>
              <w:jc w:val="both"/>
              <w:rPr>
                <w:sz w:val="24"/>
                <w:szCs w:val="24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А2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 xml:space="preserve">.Ввод данных по факт. трудоемкости подр. </w:t>
            </w:r>
            <w:r w:rsidR="000531AA">
              <w:rPr>
                <w:color w:val="000000"/>
                <w:sz w:val="24"/>
                <w:szCs w:val="24"/>
              </w:rPr>
              <w:t>ОЗМ</w:t>
            </w:r>
          </w:p>
        </w:tc>
      </w:tr>
      <w:tr w:rsidR="000531AA" w:rsidRPr="00AB1FB6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 w:rsidP="00557019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П4</w:t>
            </w:r>
            <w:r w:rsidRPr="00DD4897">
              <w:rPr>
                <w:sz w:val="24"/>
                <w:szCs w:val="24"/>
                <w:lang w:val="ru-RU"/>
              </w:rPr>
              <w:t xml:space="preserve">.Формирование </w:t>
            </w:r>
            <w:r w:rsidR="00557019">
              <w:rPr>
                <w:sz w:val="24"/>
                <w:szCs w:val="24"/>
                <w:lang w:val="ru-RU"/>
              </w:rPr>
              <w:t>параметров для расчета приведенных матриц</w:t>
            </w:r>
            <w:r w:rsidRPr="00DD4897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AB1FB6" w:rsidRDefault="00AB1FB6" w:rsidP="00AB159C">
            <w:pPr>
              <w:jc w:val="both"/>
              <w:rPr>
                <w:sz w:val="24"/>
                <w:szCs w:val="24"/>
                <w:lang w:val="ru-RU"/>
              </w:rPr>
            </w:pPr>
            <w:r w:rsidRPr="00AB1FB6">
              <w:rPr>
                <w:b/>
                <w:color w:val="000000"/>
                <w:sz w:val="24"/>
                <w:szCs w:val="24"/>
                <w:lang w:val="ru-RU"/>
              </w:rPr>
              <w:t>Ф3</w:t>
            </w:r>
            <w:r w:rsidRPr="006553F2">
              <w:rPr>
                <w:color w:val="000000"/>
                <w:sz w:val="24"/>
                <w:szCs w:val="24"/>
                <w:lang w:val="ru-RU"/>
              </w:rPr>
              <w:t>.Формирование параметров распределения</w:t>
            </w:r>
            <w:r>
              <w:rPr>
                <w:color w:val="000000"/>
                <w:sz w:val="24"/>
                <w:szCs w:val="24"/>
                <w:lang w:val="ru-RU"/>
              </w:rPr>
              <w:t>.</w:t>
            </w:r>
          </w:p>
        </w:tc>
      </w:tr>
      <w:tr w:rsidR="000531AA" w:rsidRPr="00092F8A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П5</w:t>
            </w:r>
            <w:r w:rsidRPr="00DD4897">
              <w:rPr>
                <w:sz w:val="24"/>
                <w:szCs w:val="24"/>
                <w:lang w:val="ru-RU"/>
              </w:rPr>
              <w:t>.Предварительное распределение для контроля заказов и налогов.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А</w:t>
            </w:r>
            <w:r w:rsidR="00581E26">
              <w:rPr>
                <w:b/>
                <w:bCs/>
                <w:color w:val="000000"/>
                <w:sz w:val="24"/>
                <w:szCs w:val="24"/>
                <w:lang w:val="ru-RU"/>
              </w:rPr>
              <w:t>3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.Распределение затрат</w:t>
            </w:r>
          </w:p>
        </w:tc>
      </w:tr>
      <w:tr w:rsidR="000531AA" w:rsidRPr="00157E70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П6</w:t>
            </w:r>
            <w:r w:rsidRPr="00DD4897">
              <w:rPr>
                <w:sz w:val="24"/>
                <w:szCs w:val="24"/>
                <w:lang w:val="ru-RU"/>
              </w:rPr>
              <w:t>.Приведение фактической трудоемкости подр. КБ к табелю с учетом массива контр. заказов</w:t>
            </w:r>
            <w:r w:rsidR="00557019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Ф1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.Создание приведенных матриц по подразделениям</w:t>
            </w:r>
          </w:p>
        </w:tc>
      </w:tr>
      <w:tr w:rsidR="000531AA" w:rsidRPr="00157E70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П7</w:t>
            </w:r>
            <w:r w:rsidRPr="00DD4897">
              <w:rPr>
                <w:sz w:val="24"/>
                <w:szCs w:val="24"/>
                <w:lang w:val="ru-RU"/>
              </w:rPr>
              <w:t>.Приведение фактической трудоемкости подр. ОЗМ к табелю с учетом массива контр. заказов</w:t>
            </w:r>
            <w:r w:rsidR="00557019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Ф1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.Создание приведенных матриц по подразделениям</w:t>
            </w:r>
          </w:p>
        </w:tc>
      </w:tr>
      <w:tr w:rsidR="000531AA" w:rsidRPr="00092F8A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П8</w:t>
            </w:r>
            <w:r w:rsidRPr="00DD4897">
              <w:rPr>
                <w:sz w:val="24"/>
                <w:szCs w:val="24"/>
                <w:lang w:val="ru-RU"/>
              </w:rPr>
              <w:t>.Распределение по приведенным матрицам подразделений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А</w:t>
            </w:r>
            <w:r w:rsidR="00581E26">
              <w:rPr>
                <w:b/>
                <w:bCs/>
                <w:color w:val="000000"/>
                <w:sz w:val="24"/>
                <w:szCs w:val="24"/>
                <w:lang w:val="ru-RU"/>
              </w:rPr>
              <w:t>3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.Распределение затрат</w:t>
            </w:r>
          </w:p>
        </w:tc>
      </w:tr>
      <w:tr w:rsidR="000531AA" w:rsidRPr="00557019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 w:rsidP="00557019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П9</w:t>
            </w:r>
            <w:r w:rsidRPr="00DD4897">
              <w:rPr>
                <w:sz w:val="24"/>
                <w:szCs w:val="24"/>
                <w:lang w:val="ru-RU"/>
              </w:rPr>
              <w:t>.</w:t>
            </w:r>
            <w:r w:rsidR="00557019" w:rsidRPr="00DD4897">
              <w:rPr>
                <w:sz w:val="24"/>
                <w:szCs w:val="24"/>
                <w:lang w:val="ru-RU"/>
              </w:rPr>
              <w:t xml:space="preserve"> Формирование </w:t>
            </w:r>
            <w:r w:rsidR="00557019">
              <w:rPr>
                <w:sz w:val="24"/>
                <w:szCs w:val="24"/>
                <w:lang w:val="ru-RU"/>
              </w:rPr>
              <w:t>параметров для расчета матриц резерва</w:t>
            </w:r>
            <w:r w:rsidR="00557019" w:rsidRPr="00DD4897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AB159C" w:rsidP="00AB159C">
            <w:pPr>
              <w:jc w:val="both"/>
              <w:rPr>
                <w:sz w:val="24"/>
                <w:szCs w:val="24"/>
                <w:lang w:val="ru-RU"/>
              </w:rPr>
            </w:pPr>
            <w:r>
              <w:rPr>
                <w:b/>
                <w:color w:val="000000"/>
                <w:sz w:val="24"/>
                <w:szCs w:val="24"/>
                <w:lang w:val="ru-RU"/>
              </w:rPr>
              <w:t>Ф3</w:t>
            </w:r>
            <w:r w:rsidR="00AB1FB6" w:rsidRPr="004C0E56">
              <w:rPr>
                <w:color w:val="000000"/>
                <w:sz w:val="24"/>
                <w:szCs w:val="24"/>
                <w:lang w:val="ru-RU"/>
              </w:rPr>
              <w:t>.</w:t>
            </w:r>
            <w:r w:rsidR="00AB1FB6" w:rsidRPr="006553F2">
              <w:rPr>
                <w:color w:val="000000"/>
                <w:sz w:val="24"/>
                <w:szCs w:val="24"/>
                <w:lang w:val="ru-RU"/>
              </w:rPr>
              <w:t>Формирование параметров распределения</w:t>
            </w:r>
            <w:r w:rsidR="00AB1FB6">
              <w:rPr>
                <w:color w:val="000000"/>
                <w:sz w:val="24"/>
                <w:szCs w:val="24"/>
                <w:lang w:val="ru-RU"/>
              </w:rPr>
              <w:t>.</w:t>
            </w:r>
          </w:p>
        </w:tc>
      </w:tr>
      <w:tr w:rsidR="000531AA" w:rsidRPr="00157E70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commentRangeStart w:id="61"/>
            <w:r>
              <w:rPr>
                <w:sz w:val="24"/>
                <w:szCs w:val="24"/>
              </w:rPr>
              <w:t>10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П10</w:t>
            </w:r>
            <w:r w:rsidRPr="00DD4897">
              <w:rPr>
                <w:sz w:val="24"/>
                <w:szCs w:val="24"/>
                <w:lang w:val="ru-RU"/>
              </w:rPr>
              <w:t>.Контроль трудоемкости подр. КБ по контр. заказам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Ф2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.Формирование справки по трудоемкости</w:t>
            </w:r>
          </w:p>
        </w:tc>
      </w:tr>
      <w:tr w:rsidR="000531AA" w:rsidRPr="00157E70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П11</w:t>
            </w:r>
            <w:r w:rsidRPr="00DD4897">
              <w:rPr>
                <w:sz w:val="24"/>
                <w:szCs w:val="24"/>
                <w:lang w:val="ru-RU"/>
              </w:rPr>
              <w:t>.Контроль трудоемкости подр. ОЗМ по контр. заказам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Ф2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.Формирование справки по трудоемкости</w:t>
            </w:r>
            <w:commentRangeEnd w:id="61"/>
            <w:r w:rsidR="009B51E4">
              <w:rPr>
                <w:rStyle w:val="ae"/>
              </w:rPr>
              <w:commentReference w:id="61"/>
            </w:r>
          </w:p>
        </w:tc>
      </w:tr>
      <w:tr w:rsidR="000531AA" w:rsidRPr="00557019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П12</w:t>
            </w:r>
            <w:r w:rsidR="00AB1FB6">
              <w:rPr>
                <w:sz w:val="24"/>
                <w:szCs w:val="24"/>
                <w:lang w:val="ru-RU"/>
              </w:rPr>
              <w:t>.Создание матриц</w:t>
            </w:r>
            <w:r w:rsidRPr="00DD4897">
              <w:rPr>
                <w:sz w:val="24"/>
                <w:szCs w:val="24"/>
                <w:lang w:val="ru-RU"/>
              </w:rPr>
              <w:t xml:space="preserve"> резерва для перераспределения ФОТ по контролируемым заказам. 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 w:rsidP="00AB1FB6">
            <w:pPr>
              <w:pStyle w:val="a8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Ф</w:t>
            </w:r>
            <w:r w:rsidR="00AB159C">
              <w:rPr>
                <w:b/>
                <w:bCs/>
                <w:color w:val="000000"/>
                <w:sz w:val="24"/>
                <w:szCs w:val="24"/>
                <w:lang w:val="ru-RU"/>
              </w:rPr>
              <w:t>4</w:t>
            </w:r>
            <w:r w:rsidR="00AB159C">
              <w:rPr>
                <w:color w:val="000000"/>
                <w:sz w:val="24"/>
                <w:szCs w:val="24"/>
                <w:lang w:val="ru-RU"/>
              </w:rPr>
              <w:t>.Создание</w:t>
            </w:r>
            <w:r w:rsidR="00AB1FB6">
              <w:rPr>
                <w:color w:val="000000"/>
                <w:sz w:val="24"/>
                <w:szCs w:val="24"/>
                <w:lang w:val="ru-RU"/>
              </w:rPr>
              <w:t xml:space="preserve"> матриц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 xml:space="preserve"> резерва</w:t>
            </w:r>
          </w:p>
        </w:tc>
      </w:tr>
      <w:tr w:rsidR="000531AA" w:rsidRPr="00092F8A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П13</w:t>
            </w:r>
            <w:r w:rsidRPr="00DD4897">
              <w:rPr>
                <w:sz w:val="24"/>
                <w:szCs w:val="24"/>
                <w:lang w:val="ru-RU"/>
              </w:rPr>
              <w:t>.Распределение трудоемкости по приведенной матрице и ФОТ с учетом матрицы резерва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А</w:t>
            </w:r>
            <w:r w:rsidR="00F90630">
              <w:rPr>
                <w:b/>
                <w:bCs/>
                <w:color w:val="000000"/>
                <w:sz w:val="24"/>
                <w:szCs w:val="24"/>
                <w:lang w:val="ru-RU"/>
              </w:rPr>
              <w:t>3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.Распределение затрат</w:t>
            </w:r>
          </w:p>
        </w:tc>
      </w:tr>
      <w:tr w:rsidR="00AB159C" w:rsidRPr="00157E70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AB159C" w:rsidRDefault="00AB159C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commentRangeStart w:id="62"/>
            <w:r>
              <w:rPr>
                <w:sz w:val="24"/>
                <w:szCs w:val="24"/>
              </w:rPr>
              <w:t>14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П14</w:t>
            </w:r>
            <w:r w:rsidRPr="00DD4897">
              <w:rPr>
                <w:sz w:val="24"/>
                <w:szCs w:val="24"/>
                <w:lang w:val="ru-RU"/>
              </w:rPr>
              <w:t>.Контроль трудоемкости и ФОТ по заказам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jc w:val="both"/>
              <w:rPr>
                <w:sz w:val="24"/>
                <w:szCs w:val="24"/>
                <w:lang w:val="ru-RU"/>
              </w:rPr>
            </w:pPr>
            <w:r>
              <w:rPr>
                <w:b/>
                <w:bCs/>
                <w:color w:val="000000"/>
                <w:sz w:val="24"/>
                <w:szCs w:val="24"/>
                <w:lang w:val="ru-RU"/>
              </w:rPr>
              <w:t>Ф5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.Формирование отчета по контролируемым заказам</w:t>
            </w:r>
            <w:commentRangeEnd w:id="62"/>
            <w:r w:rsidR="009B51E4">
              <w:rPr>
                <w:rStyle w:val="ae"/>
              </w:rPr>
              <w:commentReference w:id="62"/>
            </w:r>
          </w:p>
        </w:tc>
      </w:tr>
      <w:tr w:rsidR="00AB159C" w:rsidRPr="00157E70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AB159C" w:rsidRDefault="00AB159C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П15</w:t>
            </w:r>
            <w:r w:rsidRPr="00DD4897">
              <w:rPr>
                <w:sz w:val="24"/>
                <w:szCs w:val="24"/>
                <w:lang w:val="ru-RU"/>
              </w:rPr>
              <w:t>.Выгрузка проводки по зарплате в систему УФРО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А</w:t>
            </w:r>
            <w:r>
              <w:rPr>
                <w:b/>
                <w:bCs/>
                <w:color w:val="000000"/>
                <w:sz w:val="24"/>
                <w:szCs w:val="24"/>
                <w:lang w:val="ru-RU"/>
              </w:rPr>
              <w:t>4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.Выгрузка проводки в УФРО</w:t>
            </w:r>
          </w:p>
        </w:tc>
      </w:tr>
      <w:tr w:rsidR="005A3E8A" w:rsidRPr="00157E70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A3E8A" w:rsidRPr="005A3E8A" w:rsidRDefault="005A3E8A">
            <w:pPr>
              <w:pStyle w:val="a8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ru-RU"/>
              </w:rPr>
              <w:t>6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5A3E8A" w:rsidRPr="008523F2" w:rsidRDefault="005A3E8A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П16</w:t>
            </w:r>
            <w:r w:rsidRPr="00DD4897">
              <w:rPr>
                <w:sz w:val="24"/>
                <w:szCs w:val="24"/>
                <w:lang w:val="ru-RU"/>
              </w:rPr>
              <w:t>.Формирование справки по приведенным отчетам подразделений КБ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5A3E8A" w:rsidRPr="008523F2" w:rsidRDefault="005A3E8A">
            <w:pPr>
              <w:jc w:val="both"/>
              <w:rPr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Н</w:t>
            </w:r>
            <w:r>
              <w:rPr>
                <w:b/>
                <w:bCs/>
                <w:color w:val="000000"/>
                <w:sz w:val="24"/>
                <w:szCs w:val="24"/>
                <w:lang w:val="ru-RU"/>
              </w:rPr>
              <w:t>2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</w:t>
            </w:r>
            <w:r w:rsidR="00BA4ACC" w:rsidRPr="004C0E56">
              <w:rPr>
                <w:color w:val="000000"/>
                <w:sz w:val="24"/>
                <w:szCs w:val="24"/>
                <w:lang w:val="ru-RU"/>
              </w:rPr>
              <w:t xml:space="preserve"> Формирование отчета </w:t>
            </w:r>
            <w:r w:rsidR="00BA4ACC">
              <w:rPr>
                <w:color w:val="000000"/>
                <w:sz w:val="24"/>
                <w:szCs w:val="24"/>
                <w:lang w:val="ru-RU"/>
              </w:rPr>
              <w:t>о выполненных работах по подразделениям.</w:t>
            </w:r>
          </w:p>
        </w:tc>
      </w:tr>
    </w:tbl>
    <w:p w:rsidR="00AB159C" w:rsidRDefault="00AB159C">
      <w:pPr>
        <w:jc w:val="center"/>
        <w:rPr>
          <w:lang w:val="ru-RU"/>
        </w:rPr>
      </w:pPr>
    </w:p>
    <w:p w:rsidR="00AB159C" w:rsidRDefault="00AB159C">
      <w:pPr>
        <w:rPr>
          <w:lang w:val="ru-RU"/>
        </w:rPr>
      </w:pPr>
      <w:r>
        <w:rPr>
          <w:lang w:val="ru-RU"/>
        </w:rPr>
        <w:br w:type="page"/>
      </w:r>
    </w:p>
    <w:p w:rsidR="000531AA" w:rsidRDefault="000531AA" w:rsidP="0065369E">
      <w:pPr>
        <w:pStyle w:val="1a"/>
        <w:rPr>
          <w:kern w:val="1"/>
        </w:rPr>
      </w:pPr>
      <w:bookmarkStart w:id="63" w:name="__RefHeading__33_1001456176"/>
      <w:bookmarkStart w:id="64" w:name="_Toc370285480"/>
      <w:bookmarkEnd w:id="63"/>
      <w:r>
        <w:t>Описание сценариев работы.</w:t>
      </w:r>
      <w:bookmarkEnd w:id="64"/>
    </w:p>
    <w:p w:rsidR="000531AA" w:rsidRPr="008523F2" w:rsidRDefault="00DD4897" w:rsidP="0065369E">
      <w:pPr>
        <w:pStyle w:val="27"/>
        <w:rPr>
          <w:sz w:val="24"/>
          <w:szCs w:val="24"/>
        </w:rPr>
      </w:pPr>
      <w:bookmarkStart w:id="65" w:name="__RefHeading__35_1001456176"/>
      <w:bookmarkStart w:id="66" w:name="_Toc370285481"/>
      <w:bookmarkEnd w:id="65"/>
      <w:r w:rsidRPr="00DD4897">
        <w:rPr>
          <w:kern w:val="1"/>
        </w:rPr>
        <w:t>Описание сценариев работы в системе «Планирование НИОКР»</w:t>
      </w:r>
      <w:bookmarkEnd w:id="66"/>
    </w:p>
    <w:tbl>
      <w:tblPr>
        <w:tblW w:w="0" w:type="auto"/>
        <w:tblInd w:w="-10" w:type="dxa"/>
        <w:tblLook w:val="0000" w:firstRow="0" w:lastRow="0" w:firstColumn="0" w:lastColumn="0" w:noHBand="0" w:noVBand="0"/>
      </w:tblPr>
      <w:tblGrid>
        <w:gridCol w:w="1809"/>
        <w:gridCol w:w="1513"/>
        <w:gridCol w:w="3641"/>
        <w:gridCol w:w="2618"/>
      </w:tblGrid>
      <w:tr w:rsidR="000531AA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Pr="005C565D" w:rsidRDefault="00701AA4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№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 w:rsidP="00701AA4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Название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периода</w:t>
            </w:r>
          </w:p>
        </w:tc>
      </w:tr>
      <w:tr w:rsidR="000531AA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Pr="005C565D" w:rsidRDefault="000531AA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Автор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14.08.13</w:t>
            </w:r>
          </w:p>
        </w:tc>
      </w:tr>
      <w:tr w:rsidR="000531AA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5B6BB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02</w:t>
            </w:r>
            <w:r w:rsidR="00A85D5D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ru-RU"/>
              </w:rPr>
              <w:t>10</w:t>
            </w:r>
            <w:r w:rsidR="000531AA">
              <w:rPr>
                <w:sz w:val="24"/>
                <w:szCs w:val="24"/>
              </w:rPr>
              <w:t>.13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2A7717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Сотрудник</w:t>
            </w:r>
            <w:r w:rsidR="000531AA">
              <w:rPr>
                <w:sz w:val="24"/>
                <w:szCs w:val="24"/>
              </w:rPr>
              <w:t xml:space="preserve"> 00-19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DD4897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Закрытие периода в системе по формированию данных фактической трудоемкости подразделений КБ.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Предварительные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условия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DD4897">
            <w:pPr>
              <w:spacing w:line="100" w:lineRule="atLeast"/>
              <w:jc w:val="both"/>
              <w:rPr>
                <w:sz w:val="24"/>
                <w:szCs w:val="24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Формирование данных по фактической трудоемкости подразделений КБ в системе завершено. </w:t>
            </w:r>
            <w:r w:rsidR="000531AA">
              <w:rPr>
                <w:sz w:val="24"/>
                <w:szCs w:val="24"/>
              </w:rPr>
              <w:t xml:space="preserve">Полномочия пользователя в системе не ниже профиля </w:t>
            </w:r>
            <w:r w:rsidR="004F76E0">
              <w:rPr>
                <w:sz w:val="24"/>
                <w:szCs w:val="24"/>
                <w:lang w:val="ru-RU"/>
              </w:rPr>
              <w:t>«</w:t>
            </w:r>
            <w:r w:rsidR="000531AA">
              <w:rPr>
                <w:sz w:val="24"/>
                <w:szCs w:val="24"/>
              </w:rPr>
              <w:t>1</w:t>
            </w:r>
            <w:r w:rsidR="004F76E0">
              <w:rPr>
                <w:sz w:val="24"/>
                <w:szCs w:val="24"/>
                <w:lang w:val="ru-RU"/>
              </w:rPr>
              <w:t>»</w:t>
            </w:r>
            <w:r w:rsidR="000531AA">
              <w:rPr>
                <w:sz w:val="24"/>
                <w:szCs w:val="24"/>
              </w:rPr>
              <w:t>.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DD4897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Статус периода имеет значение «закрыт»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Нормальное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направление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5B6BB2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</w:t>
            </w:r>
            <w:r w:rsidR="000531AA">
              <w:rPr>
                <w:sz w:val="24"/>
                <w:szCs w:val="24"/>
              </w:rPr>
              <w:t>авторизован в системе.</w:t>
            </w:r>
          </w:p>
          <w:p w:rsidR="000531AA" w:rsidRPr="008523F2" w:rsidRDefault="0065369E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</w:t>
            </w:r>
            <w:r w:rsidR="00DD4897" w:rsidRPr="00DD4897">
              <w:rPr>
                <w:sz w:val="24"/>
                <w:szCs w:val="24"/>
                <w:lang w:val="ru-RU"/>
              </w:rPr>
              <w:t xml:space="preserve"> меню «Настройка системы» выбирает режим «Закрытие периода».</w:t>
            </w:r>
          </w:p>
          <w:p w:rsidR="000531AA" w:rsidRPr="008523F2" w:rsidRDefault="00DD4897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Система </w:t>
            </w:r>
            <w:r w:rsidR="000700C8">
              <w:rPr>
                <w:sz w:val="24"/>
                <w:szCs w:val="24"/>
                <w:lang w:val="ru-RU"/>
              </w:rPr>
              <w:t xml:space="preserve">отображает номер текущего периода и </w:t>
            </w:r>
            <w:r w:rsidRPr="00DD4897">
              <w:rPr>
                <w:sz w:val="24"/>
                <w:szCs w:val="24"/>
                <w:lang w:val="ru-RU"/>
              </w:rPr>
              <w:t>предлагает подтвердить</w:t>
            </w:r>
            <w:r w:rsidR="000700C8">
              <w:rPr>
                <w:sz w:val="24"/>
                <w:szCs w:val="24"/>
                <w:lang w:val="ru-RU"/>
              </w:rPr>
              <w:t xml:space="preserve"> его</w:t>
            </w:r>
            <w:r w:rsidRPr="00DD4897">
              <w:rPr>
                <w:sz w:val="24"/>
                <w:szCs w:val="24"/>
                <w:lang w:val="ru-RU"/>
              </w:rPr>
              <w:t xml:space="preserve"> закрытие.</w:t>
            </w:r>
          </w:p>
          <w:p w:rsidR="000531AA" w:rsidRPr="008523F2" w:rsidRDefault="00DD4897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Пользователь нажимает кнопку «Закрыть период».</w:t>
            </w:r>
          </w:p>
          <w:p w:rsidR="000531AA" w:rsidRPr="008523F2" w:rsidRDefault="00DD4897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Система устанавливает статус периода «закрыт» и выводит сообщение об успешном закрытии периода «Период </w:t>
            </w:r>
            <w:r w:rsidR="000531AA">
              <w:rPr>
                <w:sz w:val="24"/>
                <w:szCs w:val="24"/>
                <w:lang w:val="ru-RU"/>
              </w:rPr>
              <w:t>‘</w:t>
            </w:r>
            <w:r w:rsidRPr="00DD4897">
              <w:rPr>
                <w:sz w:val="24"/>
                <w:szCs w:val="24"/>
                <w:lang w:val="ru-RU"/>
              </w:rPr>
              <w:t>номер</w:t>
            </w:r>
            <w:r w:rsidR="000531AA">
              <w:rPr>
                <w:sz w:val="24"/>
                <w:szCs w:val="24"/>
                <w:lang w:val="ru-RU"/>
              </w:rPr>
              <w:t>’</w:t>
            </w:r>
            <w:r w:rsidRPr="00DD4897">
              <w:rPr>
                <w:sz w:val="24"/>
                <w:szCs w:val="24"/>
                <w:lang w:val="ru-RU"/>
              </w:rPr>
              <w:t xml:space="preserve"> успешно закрыт».</w:t>
            </w:r>
          </w:p>
          <w:p w:rsidR="000531AA" w:rsidRPr="008523F2" w:rsidRDefault="00DD4897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Пользователь нажимает любую функциональную клавишу.</w:t>
            </w:r>
          </w:p>
          <w:p w:rsidR="000531AA" w:rsidRPr="008523F2" w:rsidRDefault="00DD4897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Система возвращается в меню «Настройка системы».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Альтернативные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направления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3DCA" w:rsidRDefault="00DD4897">
            <w:pPr>
              <w:rPr>
                <w:rFonts w:asciiTheme="majorHAnsi" w:eastAsiaTheme="majorEastAsia" w:hAnsiTheme="majorHAnsi" w:cstheme="majorBidi"/>
                <w:color w:val="243F60" w:themeColor="accent1" w:themeShade="7F"/>
                <w:lang w:val="ru-RU"/>
              </w:rPr>
            </w:pPr>
            <w:r w:rsidRPr="00DD4897">
              <w:rPr>
                <w:lang w:val="ru-RU"/>
              </w:rPr>
              <w:t>Для шага 4</w:t>
            </w:r>
            <w:r w:rsidR="00216C9D">
              <w:rPr>
                <w:lang w:val="ru-RU"/>
              </w:rPr>
              <w:t>:</w:t>
            </w:r>
          </w:p>
          <w:p w:rsidR="00AE3DCA" w:rsidRDefault="00DD4897">
            <w:pPr>
              <w:pStyle w:val="af3"/>
              <w:numPr>
                <w:ilvl w:val="0"/>
                <w:numId w:val="4"/>
              </w:numPr>
              <w:spacing w:line="100" w:lineRule="atLeast"/>
              <w:jc w:val="both"/>
              <w:rPr>
                <w:rFonts w:asciiTheme="majorHAnsi" w:eastAsiaTheme="majorEastAsia" w:hAnsiTheme="majorHAnsi" w:cstheme="majorBidi"/>
                <w:color w:val="243F60" w:themeColor="accent1" w:themeShade="7F"/>
                <w:sz w:val="24"/>
                <w:szCs w:val="24"/>
                <w:lang w:val="ru-RU"/>
              </w:rPr>
            </w:pPr>
            <w:r w:rsidRPr="00216C9D">
              <w:rPr>
                <w:sz w:val="24"/>
                <w:szCs w:val="24"/>
                <w:lang w:val="ru-RU"/>
              </w:rPr>
              <w:t>Пользователь может нажать кнопку «Выход».</w:t>
            </w:r>
          </w:p>
          <w:p w:rsidR="00AE3DCA" w:rsidRDefault="00DD4897">
            <w:pPr>
              <w:pStyle w:val="af3"/>
              <w:numPr>
                <w:ilvl w:val="0"/>
                <w:numId w:val="4"/>
              </w:numPr>
              <w:spacing w:line="100" w:lineRule="atLeast"/>
              <w:jc w:val="both"/>
              <w:rPr>
                <w:rFonts w:asciiTheme="majorHAnsi" w:eastAsiaTheme="majorEastAsia" w:hAnsiTheme="majorHAnsi" w:cstheme="majorBidi"/>
                <w:color w:val="243F60" w:themeColor="accent1" w:themeShade="7F"/>
                <w:sz w:val="24"/>
                <w:szCs w:val="24"/>
                <w:lang w:val="ru-RU"/>
              </w:rPr>
            </w:pPr>
            <w:r w:rsidRPr="00216C9D">
              <w:rPr>
                <w:sz w:val="24"/>
                <w:szCs w:val="24"/>
                <w:lang w:val="ru-RU"/>
              </w:rPr>
              <w:t>Система возвращается в меню «Настройка системы».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Исключения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DD4897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Если Пользователь пытается закрыть период, который уже имеет статус «закрыт», система выводит сообщение «Период </w:t>
            </w:r>
            <w:r w:rsidR="000531AA">
              <w:rPr>
                <w:sz w:val="24"/>
                <w:szCs w:val="24"/>
                <w:lang w:val="ru-RU"/>
              </w:rPr>
              <w:t>‘</w:t>
            </w:r>
            <w:r w:rsidRPr="00DD4897">
              <w:rPr>
                <w:sz w:val="24"/>
                <w:szCs w:val="24"/>
                <w:lang w:val="ru-RU"/>
              </w:rPr>
              <w:t>номер</w:t>
            </w:r>
            <w:r w:rsidR="000531AA">
              <w:rPr>
                <w:sz w:val="24"/>
                <w:szCs w:val="24"/>
                <w:lang w:val="ru-RU"/>
              </w:rPr>
              <w:t>’</w:t>
            </w:r>
            <w:r w:rsidRPr="00DD4897">
              <w:rPr>
                <w:sz w:val="24"/>
                <w:szCs w:val="24"/>
                <w:lang w:val="ru-RU"/>
              </w:rPr>
              <w:t xml:space="preserve"> закрыт».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Приоритет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EB26DD" w:rsidRDefault="00EB26D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DD4897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Один раз за период (месяц)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Бизнес-процессы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П1</w:t>
            </w:r>
          </w:p>
        </w:tc>
      </w:tr>
    </w:tbl>
    <w:p w:rsidR="00830F1E" w:rsidRDefault="00830F1E"/>
    <w:tbl>
      <w:tblPr>
        <w:tblW w:w="0" w:type="auto"/>
        <w:tblInd w:w="-10" w:type="dxa"/>
        <w:tblLook w:val="0000" w:firstRow="0" w:lastRow="0" w:firstColumn="0" w:lastColumn="0" w:noHBand="0" w:noVBand="0"/>
      </w:tblPr>
      <w:tblGrid>
        <w:gridCol w:w="1704"/>
        <w:gridCol w:w="1465"/>
        <w:gridCol w:w="2331"/>
        <w:gridCol w:w="4081"/>
      </w:tblGrid>
      <w:tr w:rsidR="000531AA" w:rsidRPr="00157E70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Pr="00A47B51" w:rsidRDefault="00EB26D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br w:type="page"/>
            </w:r>
            <w:r w:rsidR="00A47B51">
              <w:rPr>
                <w:sz w:val="24"/>
                <w:szCs w:val="24"/>
              </w:rPr>
              <w:t>№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5C565D" w:rsidRDefault="005C565D" w:rsidP="00A47B51">
            <w:pPr>
              <w:spacing w:line="100" w:lineRule="atLeast"/>
              <w:ind w:left="-48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Н</w:t>
            </w: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A47B51" w:rsidP="00A47B51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BA4ACC">
            <w:pPr>
              <w:tabs>
                <w:tab w:val="left" w:pos="7965"/>
              </w:tabs>
              <w:spacing w:line="100" w:lineRule="atLeast"/>
              <w:ind w:left="42" w:right="-3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Формирование отчета </w:t>
            </w:r>
            <w:r>
              <w:rPr>
                <w:color w:val="000000"/>
                <w:sz w:val="24"/>
                <w:szCs w:val="24"/>
                <w:lang w:val="ru-RU"/>
              </w:rPr>
              <w:t>о выполненных работах по подразделениям</w:t>
            </w:r>
          </w:p>
        </w:tc>
      </w:tr>
      <w:tr w:rsidR="000531AA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Pr="00A47B51" w:rsidRDefault="00A47B51">
            <w:pPr>
              <w:spacing w:line="100" w:lineRule="atLeast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Автор</w:t>
            </w:r>
            <w:proofErr w:type="spellEnd"/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 w:rsidP="00A47B51">
            <w:pPr>
              <w:spacing w:line="100" w:lineRule="atLeast"/>
              <w:ind w:left="-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tabs>
                <w:tab w:val="left" w:pos="7245"/>
              </w:tabs>
              <w:spacing w:line="100" w:lineRule="atLeast"/>
              <w:ind w:left="42" w:right="-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14.08.13</w:t>
            </w:r>
          </w:p>
        </w:tc>
      </w:tr>
      <w:tr w:rsidR="000531AA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 w:rsidP="00A47B51">
            <w:pPr>
              <w:spacing w:line="100" w:lineRule="atLeast"/>
              <w:ind w:left="-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5B6BB2">
            <w:pPr>
              <w:tabs>
                <w:tab w:val="left" w:pos="7245"/>
              </w:tabs>
              <w:spacing w:line="100" w:lineRule="atLeast"/>
              <w:ind w:left="42" w:right="-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02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ru-RU"/>
              </w:rPr>
              <w:t>10</w:t>
            </w:r>
            <w:r w:rsidR="000531AA">
              <w:rPr>
                <w:sz w:val="24"/>
                <w:szCs w:val="24"/>
              </w:rPr>
              <w:t>.13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2A7717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Сотрудник</w:t>
            </w:r>
            <w:r w:rsidR="000531AA">
              <w:rPr>
                <w:sz w:val="24"/>
                <w:szCs w:val="24"/>
              </w:rPr>
              <w:t xml:space="preserve"> 00-19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BA4ACC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 xml:space="preserve">Формирование отчета за период </w:t>
            </w:r>
            <w:r>
              <w:rPr>
                <w:sz w:val="24"/>
                <w:szCs w:val="24"/>
                <w:lang w:val="ru-RU"/>
              </w:rPr>
              <w:t>о выполненных работах по подразделениям КБ</w:t>
            </w:r>
            <w:r w:rsidRPr="004C0E56">
              <w:rPr>
                <w:sz w:val="24"/>
                <w:szCs w:val="24"/>
                <w:lang w:val="ru-RU"/>
              </w:rPr>
              <w:t>.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Предварительные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условия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DD4897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Справочник приведенных отчетов за период сформирован. Полномочия пользователя в системе не ниже профиля </w:t>
            </w:r>
            <w:r w:rsidR="00762123">
              <w:rPr>
                <w:sz w:val="24"/>
                <w:szCs w:val="24"/>
                <w:lang w:val="ru-RU"/>
              </w:rPr>
              <w:t>«</w:t>
            </w:r>
            <w:r w:rsidRPr="00DD4897">
              <w:rPr>
                <w:sz w:val="24"/>
                <w:szCs w:val="24"/>
                <w:lang w:val="ru-RU"/>
              </w:rPr>
              <w:t>1</w:t>
            </w:r>
            <w:r w:rsidR="00762123">
              <w:rPr>
                <w:sz w:val="24"/>
                <w:szCs w:val="24"/>
                <w:lang w:val="ru-RU"/>
              </w:rPr>
              <w:t>»</w:t>
            </w:r>
            <w:r w:rsidRPr="00DD4897">
              <w:rPr>
                <w:sz w:val="24"/>
                <w:szCs w:val="24"/>
                <w:lang w:val="ru-RU"/>
              </w:rPr>
              <w:t>.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Выходные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условия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6111DC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Отчет</w:t>
            </w:r>
            <w:r w:rsidRPr="004C0E56">
              <w:rPr>
                <w:sz w:val="24"/>
                <w:szCs w:val="24"/>
                <w:lang w:val="ru-RU"/>
              </w:rPr>
              <w:t xml:space="preserve"> за период </w:t>
            </w:r>
            <w:r>
              <w:rPr>
                <w:sz w:val="24"/>
                <w:szCs w:val="24"/>
                <w:lang w:val="ru-RU"/>
              </w:rPr>
              <w:t>о выполненных работах по подразделениям КБ</w:t>
            </w:r>
            <w:r w:rsidR="00DD4897" w:rsidRPr="00DD4897">
              <w:rPr>
                <w:sz w:val="24"/>
                <w:szCs w:val="24"/>
                <w:lang w:val="ru-RU"/>
              </w:rPr>
              <w:t>.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Нормальное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направление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авторизован в системе.</w:t>
            </w:r>
          </w:p>
          <w:p w:rsidR="000531AA" w:rsidRPr="008523F2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Пользователь в  меню «Отчетные документы» выбирает режим «Формирование справки по приведенным отчетам». </w:t>
            </w:r>
          </w:p>
          <w:p w:rsidR="000531AA" w:rsidRPr="008523F2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Система </w:t>
            </w:r>
            <w:r w:rsidR="00A95DAC">
              <w:rPr>
                <w:sz w:val="24"/>
                <w:szCs w:val="24"/>
                <w:lang w:val="ru-RU"/>
              </w:rPr>
              <w:t>запрашивает «номер» периода у Пользователя для формирования</w:t>
            </w:r>
            <w:r w:rsidRPr="00DD4897">
              <w:rPr>
                <w:sz w:val="24"/>
                <w:szCs w:val="24"/>
                <w:lang w:val="ru-RU"/>
              </w:rPr>
              <w:t xml:space="preserve"> справки</w:t>
            </w:r>
            <w:r w:rsidR="00A95DAC">
              <w:rPr>
                <w:sz w:val="24"/>
                <w:szCs w:val="24"/>
                <w:lang w:val="ru-RU"/>
              </w:rPr>
              <w:t>. По умолчанию</w:t>
            </w:r>
            <w:r w:rsidR="00762123">
              <w:rPr>
                <w:sz w:val="24"/>
                <w:szCs w:val="24"/>
                <w:lang w:val="ru-RU"/>
              </w:rPr>
              <w:t>,</w:t>
            </w:r>
            <w:r w:rsidR="00A95DAC">
              <w:rPr>
                <w:sz w:val="24"/>
                <w:szCs w:val="24"/>
                <w:lang w:val="ru-RU"/>
              </w:rPr>
              <w:t xml:space="preserve"> автоматически подставляется последний период</w:t>
            </w:r>
            <w:r w:rsidR="00762123">
              <w:rPr>
                <w:sz w:val="24"/>
                <w:szCs w:val="24"/>
                <w:lang w:val="ru-RU"/>
              </w:rPr>
              <w:t>, за который сформирован справочник.</w:t>
            </w:r>
          </w:p>
          <w:p w:rsidR="000531AA" w:rsidRPr="0086234C" w:rsidRDefault="000531AA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86234C">
              <w:rPr>
                <w:sz w:val="24"/>
                <w:szCs w:val="24"/>
                <w:lang w:val="ru-RU"/>
              </w:rPr>
              <w:t xml:space="preserve">Пользователь </w:t>
            </w:r>
            <w:r w:rsidR="0086234C">
              <w:rPr>
                <w:sz w:val="24"/>
                <w:szCs w:val="24"/>
                <w:lang w:val="ru-RU"/>
              </w:rPr>
              <w:t xml:space="preserve">оставляет период, предложенный Системой, либо </w:t>
            </w:r>
            <w:r w:rsidR="00762123">
              <w:rPr>
                <w:sz w:val="24"/>
                <w:szCs w:val="24"/>
                <w:lang w:val="ru-RU"/>
              </w:rPr>
              <w:t>корректирует</w:t>
            </w:r>
            <w:r w:rsidR="0086234C">
              <w:rPr>
                <w:sz w:val="24"/>
                <w:szCs w:val="24"/>
                <w:lang w:val="ru-RU"/>
              </w:rPr>
              <w:t xml:space="preserve"> его и </w:t>
            </w:r>
            <w:r w:rsidRPr="0086234C">
              <w:rPr>
                <w:sz w:val="24"/>
                <w:szCs w:val="24"/>
                <w:lang w:val="ru-RU"/>
              </w:rPr>
              <w:t>нажимает кнопку «Продолжить».</w:t>
            </w:r>
          </w:p>
          <w:p w:rsidR="000531AA" w:rsidRPr="008523F2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Система формирует </w:t>
            </w:r>
            <w:r w:rsidR="00A95DAC">
              <w:rPr>
                <w:sz w:val="24"/>
                <w:szCs w:val="24"/>
                <w:lang w:val="ru-RU"/>
              </w:rPr>
              <w:t>справку</w:t>
            </w:r>
            <w:r w:rsidRPr="00DD4897">
              <w:rPr>
                <w:sz w:val="24"/>
                <w:szCs w:val="24"/>
                <w:lang w:val="ru-RU"/>
              </w:rPr>
              <w:t xml:space="preserve"> в формате </w:t>
            </w:r>
            <w:r w:rsidR="000531AA">
              <w:rPr>
                <w:sz w:val="24"/>
                <w:szCs w:val="24"/>
              </w:rPr>
              <w:t>MS</w:t>
            </w:r>
            <w:r w:rsidRPr="00DD4897">
              <w:rPr>
                <w:sz w:val="24"/>
                <w:szCs w:val="24"/>
                <w:lang w:val="ru-RU"/>
              </w:rPr>
              <w:t xml:space="preserve"> </w:t>
            </w:r>
            <w:r w:rsidR="000531AA">
              <w:rPr>
                <w:sz w:val="24"/>
                <w:szCs w:val="24"/>
              </w:rPr>
              <w:t>Word</w:t>
            </w:r>
            <w:r w:rsidR="00A95DAC">
              <w:rPr>
                <w:sz w:val="24"/>
                <w:szCs w:val="24"/>
                <w:lang w:val="ru-RU"/>
              </w:rPr>
              <w:t xml:space="preserve"> и запускает </w:t>
            </w:r>
            <w:r w:rsidR="00A95DAC">
              <w:rPr>
                <w:sz w:val="24"/>
                <w:szCs w:val="24"/>
              </w:rPr>
              <w:t>MS</w:t>
            </w:r>
            <w:r w:rsidRPr="00DD4897">
              <w:rPr>
                <w:sz w:val="24"/>
                <w:szCs w:val="24"/>
                <w:lang w:val="ru-RU"/>
              </w:rPr>
              <w:t xml:space="preserve"> </w:t>
            </w:r>
            <w:r w:rsidR="00A95DAC">
              <w:rPr>
                <w:sz w:val="24"/>
                <w:szCs w:val="24"/>
              </w:rPr>
              <w:t>Word</w:t>
            </w:r>
            <w:r w:rsidR="00A95DAC">
              <w:rPr>
                <w:sz w:val="24"/>
                <w:szCs w:val="24"/>
                <w:lang w:val="ru-RU"/>
              </w:rPr>
              <w:t xml:space="preserve"> для просмотра сформированного файла</w:t>
            </w:r>
            <w:r w:rsidRPr="00DD4897">
              <w:rPr>
                <w:sz w:val="24"/>
                <w:szCs w:val="24"/>
                <w:lang w:val="ru-RU"/>
              </w:rPr>
              <w:t>.</w:t>
            </w:r>
          </w:p>
          <w:p w:rsidR="000531AA" w:rsidRPr="008523F2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Система возвращается в меню «Отчетные документы».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Альтернативные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направления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76790" w:rsidRDefault="00C76790" w:rsidP="00522678">
            <w:pPr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76790">
              <w:rPr>
                <w:sz w:val="24"/>
                <w:szCs w:val="24"/>
                <w:lang w:val="ru-RU"/>
              </w:rPr>
              <w:t>Пользователь может нажать кнопку «Выход».</w:t>
            </w:r>
          </w:p>
          <w:p w:rsidR="00AE3DCA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76790">
              <w:rPr>
                <w:sz w:val="24"/>
                <w:szCs w:val="24"/>
                <w:lang w:val="ru-RU"/>
              </w:rPr>
              <w:t>Система возвращается в меню «Отчетные документы».</w:t>
            </w:r>
          </w:p>
          <w:p w:rsidR="00C76790" w:rsidRDefault="00C76790" w:rsidP="00522678">
            <w:pPr>
              <w:spacing w:line="240" w:lineRule="auto"/>
              <w:ind w:left="41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Для шага </w:t>
            </w:r>
            <w:r>
              <w:rPr>
                <w:sz w:val="24"/>
                <w:szCs w:val="24"/>
                <w:lang w:val="ru-RU"/>
              </w:rPr>
              <w:t>4:</w:t>
            </w:r>
          </w:p>
          <w:p w:rsidR="00AE3DCA" w:rsidRDefault="00C76790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76790">
              <w:rPr>
                <w:sz w:val="24"/>
                <w:szCs w:val="24"/>
                <w:lang w:val="ru-RU"/>
              </w:rPr>
              <w:t>Если Пользователь ввел данные в некорректном формате, Система выдаст сообщение и повторно запросит период с шага 3.</w:t>
            </w:r>
          </w:p>
          <w:p w:rsidR="00C76790" w:rsidRDefault="00DD4897" w:rsidP="00522678">
            <w:pPr>
              <w:spacing w:line="240" w:lineRule="auto"/>
              <w:ind w:left="41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Для шага </w:t>
            </w:r>
            <w:r w:rsidR="00375EC1">
              <w:rPr>
                <w:sz w:val="24"/>
                <w:szCs w:val="24"/>
                <w:lang w:val="ru-RU"/>
              </w:rPr>
              <w:t>5</w:t>
            </w:r>
            <w:r w:rsidR="00C76790">
              <w:rPr>
                <w:sz w:val="24"/>
                <w:szCs w:val="24"/>
                <w:lang w:val="ru-RU"/>
              </w:rPr>
              <w:t>:</w:t>
            </w:r>
          </w:p>
          <w:p w:rsidR="00AE3DCA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76790">
              <w:rPr>
                <w:sz w:val="24"/>
                <w:szCs w:val="24"/>
                <w:lang w:val="ru-RU"/>
              </w:rPr>
              <w:t xml:space="preserve">Пользователь </w:t>
            </w:r>
            <w:r w:rsidR="00375EC1" w:rsidRPr="00C76790">
              <w:rPr>
                <w:sz w:val="24"/>
                <w:szCs w:val="24"/>
                <w:lang w:val="ru-RU"/>
              </w:rPr>
              <w:t xml:space="preserve">имеет возможность отослать справку на печать средствами </w:t>
            </w:r>
            <w:r w:rsidR="00B311B7" w:rsidRPr="00B311B7">
              <w:rPr>
                <w:sz w:val="24"/>
                <w:szCs w:val="24"/>
                <w:lang w:val="ru-RU"/>
              </w:rPr>
              <w:t>MS</w:t>
            </w:r>
            <w:r w:rsidRPr="00C76790">
              <w:rPr>
                <w:sz w:val="24"/>
                <w:szCs w:val="24"/>
                <w:lang w:val="ru-RU"/>
              </w:rPr>
              <w:t xml:space="preserve"> </w:t>
            </w:r>
            <w:r w:rsidR="00B311B7" w:rsidRPr="00B311B7">
              <w:rPr>
                <w:sz w:val="24"/>
                <w:szCs w:val="24"/>
                <w:lang w:val="ru-RU"/>
              </w:rPr>
              <w:t>Word</w:t>
            </w:r>
            <w:r w:rsidRPr="00C76790">
              <w:rPr>
                <w:sz w:val="24"/>
                <w:szCs w:val="24"/>
                <w:lang w:val="ru-RU"/>
              </w:rPr>
              <w:t>.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Приоритет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DD4897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В среднем один раз за период (месяц)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Бизнес-процессы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070059" w:rsidRDefault="00070059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П1</w:t>
            </w:r>
            <w:r w:rsidR="005C565D">
              <w:rPr>
                <w:sz w:val="24"/>
                <w:szCs w:val="24"/>
                <w:lang w:val="ru-RU"/>
              </w:rPr>
              <w:t>6</w:t>
            </w:r>
          </w:p>
        </w:tc>
      </w:tr>
      <w:tr w:rsidR="000531AA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Замечания и вопросы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F92884">
            <w:pPr>
              <w:spacing w:line="100" w:lineRule="atLeast"/>
              <w:jc w:val="both"/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Отчеты за периоды, справочники за которые сформированы не имеют ограничений по их формированию.</w:t>
            </w:r>
          </w:p>
        </w:tc>
      </w:tr>
    </w:tbl>
    <w:p w:rsidR="00511570" w:rsidRDefault="00511570">
      <w:pPr>
        <w:rPr>
          <w:lang w:val="ru-RU"/>
        </w:rPr>
      </w:pPr>
      <w:r>
        <w:rPr>
          <w:lang w:val="ru-RU"/>
        </w:rPr>
        <w:br w:type="page"/>
      </w:r>
    </w:p>
    <w:p w:rsidR="000531AA" w:rsidRPr="008523F2" w:rsidRDefault="00DD4897" w:rsidP="00A47B51">
      <w:pPr>
        <w:pStyle w:val="27"/>
      </w:pPr>
      <w:bookmarkStart w:id="67" w:name="__RefHeading__37_1001456176"/>
      <w:bookmarkStart w:id="68" w:name="_Toc370285482"/>
      <w:bookmarkEnd w:id="67"/>
      <w:r w:rsidRPr="00DD4897">
        <w:rPr>
          <w:kern w:val="1"/>
        </w:rPr>
        <w:t>Описание сценариев работы в системе «А1-Персонал»</w:t>
      </w:r>
      <w:bookmarkEnd w:id="68"/>
    </w:p>
    <w:tbl>
      <w:tblPr>
        <w:tblW w:w="0" w:type="auto"/>
        <w:tblInd w:w="-29" w:type="dxa"/>
        <w:tblLook w:val="0000" w:firstRow="0" w:lastRow="0" w:firstColumn="0" w:lastColumn="0" w:noHBand="0" w:noVBand="0"/>
      </w:tblPr>
      <w:tblGrid>
        <w:gridCol w:w="1649"/>
        <w:gridCol w:w="1513"/>
        <w:gridCol w:w="2756"/>
        <w:gridCol w:w="3682"/>
      </w:tblGrid>
      <w:tr w:rsidR="00C1631D" w:rsidRPr="005100EB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Pr="00511570" w:rsidRDefault="00C1631D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5E3BD0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Импорт</w:t>
            </w:r>
            <w:r>
              <w:rPr>
                <w:color w:val="000000"/>
                <w:sz w:val="24"/>
                <w:szCs w:val="24"/>
                <w:lang w:val="ru-RU"/>
              </w:rPr>
              <w:t xml:space="preserve"> данных по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 факт. трудоемкости подр. </w:t>
            </w:r>
            <w:r w:rsidRPr="00884125">
              <w:rPr>
                <w:color w:val="000000"/>
                <w:sz w:val="24"/>
                <w:szCs w:val="24"/>
                <w:lang w:val="ru-RU"/>
              </w:rPr>
              <w:t>КБ из НИОКР</w:t>
            </w:r>
          </w:p>
        </w:tc>
      </w:tr>
      <w:tr w:rsidR="00C1631D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Автор 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16.08.13</w:t>
            </w:r>
          </w:p>
        </w:tc>
      </w:tr>
      <w:tr w:rsidR="00C1631D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16.08.13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бухгалтерии</w:t>
            </w:r>
          </w:p>
        </w:tc>
      </w:tr>
      <w:tr w:rsidR="00C1631D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5E3BD0" w:rsidP="005358D5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Импорт данных</w:t>
            </w:r>
            <w:r>
              <w:rPr>
                <w:sz w:val="24"/>
                <w:szCs w:val="24"/>
                <w:lang w:val="ru-RU"/>
              </w:rPr>
              <w:t xml:space="preserve"> по</w:t>
            </w:r>
            <w:r w:rsidRPr="004C0E56">
              <w:rPr>
                <w:sz w:val="24"/>
                <w:szCs w:val="24"/>
                <w:lang w:val="ru-RU"/>
              </w:rPr>
              <w:t xml:space="preserve"> фактической трудоемкости подразделений КБ по заказам за </w:t>
            </w:r>
            <w:r>
              <w:rPr>
                <w:sz w:val="24"/>
                <w:szCs w:val="24"/>
                <w:lang w:val="ru-RU"/>
              </w:rPr>
              <w:t xml:space="preserve">отчетный </w:t>
            </w:r>
            <w:r w:rsidRPr="004C0E56">
              <w:rPr>
                <w:sz w:val="24"/>
                <w:szCs w:val="24"/>
                <w:lang w:val="ru-RU"/>
              </w:rPr>
              <w:t>период из БД системы «Планирование НИОКР» в БД системы «А1-Персонал»</w:t>
            </w:r>
            <w:r w:rsidR="00C1631D" w:rsidRPr="00C1631D">
              <w:rPr>
                <w:sz w:val="24"/>
                <w:szCs w:val="24"/>
                <w:lang w:val="ru-RU"/>
              </w:rPr>
              <w:t>.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Предварительные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условия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В системе «А1-Персонал» создан архив за период. Период формирования фактической трудоемкости подразделений КБ в системе «Планирование НИОКР» закрыт. </w:t>
            </w:r>
            <w:r>
              <w:rPr>
                <w:sz w:val="24"/>
                <w:szCs w:val="24"/>
              </w:rPr>
              <w:t>Пользователь имеет доступ к меню «Дополнительные функции».</w:t>
            </w:r>
          </w:p>
        </w:tc>
      </w:tr>
      <w:tr w:rsidR="00C1631D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DD622D" w:rsidRDefault="00C1631D" w:rsidP="005358D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Данные по фактической трудоемкости подр. </w:t>
            </w:r>
            <w:r w:rsidRPr="00DD622D">
              <w:rPr>
                <w:sz w:val="24"/>
                <w:szCs w:val="24"/>
                <w:lang w:val="ru-RU"/>
              </w:rPr>
              <w:t>КБ в БД системы</w:t>
            </w:r>
            <w:r w:rsidR="0086234C">
              <w:rPr>
                <w:sz w:val="24"/>
                <w:szCs w:val="24"/>
                <w:lang w:val="ru-RU"/>
              </w:rPr>
              <w:t xml:space="preserve"> «А1-Персонал»</w:t>
            </w:r>
            <w:r w:rsidRPr="00DD622D">
              <w:rPr>
                <w:sz w:val="24"/>
                <w:szCs w:val="24"/>
                <w:lang w:val="ru-RU"/>
              </w:rPr>
              <w:t>.</w:t>
            </w:r>
          </w:p>
        </w:tc>
      </w:tr>
      <w:tr w:rsidR="00C1631D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Нормальное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направление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авторизован в системе.</w:t>
            </w:r>
          </w:p>
          <w:p w:rsidR="00C1631D" w:rsidRP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Пользователь в меню «Дополнительные функции» выбирает режим «Импорт данных по трудоемкости подразделений КБ».</w:t>
            </w:r>
          </w:p>
          <w:p w:rsidR="00C1631D" w:rsidRP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Система предлагает подтвердить импорт данных за  период.</w:t>
            </w:r>
          </w:p>
          <w:p w:rsid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«Импорт».</w:t>
            </w:r>
          </w:p>
          <w:p w:rsidR="00C1631D" w:rsidRP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Система импортирует данные за период по факт. трудоемкости подр. КБ из БД «Планирование НИОКР» в БД «А1-Персонал» и выводит сообщение об успешном импорте данных за период «Данные за период </w:t>
            </w:r>
            <w:r>
              <w:rPr>
                <w:sz w:val="24"/>
                <w:szCs w:val="24"/>
                <w:lang w:val="ru-RU"/>
              </w:rPr>
              <w:t>‘</w:t>
            </w:r>
            <w:r w:rsidRPr="00C1631D">
              <w:rPr>
                <w:sz w:val="24"/>
                <w:szCs w:val="24"/>
                <w:lang w:val="ru-RU"/>
              </w:rPr>
              <w:t>номер</w:t>
            </w:r>
            <w:r>
              <w:rPr>
                <w:sz w:val="24"/>
                <w:szCs w:val="24"/>
                <w:lang w:val="ru-RU"/>
              </w:rPr>
              <w:t>’</w:t>
            </w:r>
            <w:r w:rsidRPr="00C1631D">
              <w:rPr>
                <w:sz w:val="24"/>
                <w:szCs w:val="24"/>
                <w:lang w:val="ru-RU"/>
              </w:rPr>
              <w:t xml:space="preserve"> успешно импортированы».</w:t>
            </w:r>
          </w:p>
          <w:p w:rsidR="00C1631D" w:rsidRP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Пользователь нажимает любую функциональную клавишу.</w:t>
            </w:r>
          </w:p>
          <w:p w:rsidR="00C1631D" w:rsidRP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Система возвращается в меню «Дополнительные функции».</w:t>
            </w:r>
          </w:p>
        </w:tc>
      </w:tr>
      <w:tr w:rsidR="00C1631D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Альтернативные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направления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16C9D" w:rsidRDefault="00216C9D" w:rsidP="005358D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C1631D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216C9D">
              <w:rPr>
                <w:sz w:val="24"/>
                <w:szCs w:val="24"/>
                <w:lang w:val="ru-RU"/>
              </w:rPr>
              <w:t>Пользователь может нажать кнопку «Выход».</w:t>
            </w:r>
          </w:p>
          <w:p w:rsidR="00AE3DCA" w:rsidRDefault="00C1631D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216C9D">
              <w:rPr>
                <w:sz w:val="24"/>
                <w:szCs w:val="24"/>
                <w:lang w:val="ru-RU"/>
              </w:rPr>
              <w:t>Система возвращается в меню «Дополнительные функции».</w:t>
            </w:r>
          </w:p>
          <w:p w:rsidR="00DA4B21" w:rsidRDefault="00DA4B21" w:rsidP="00DA4B21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DA4B21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Если Пользователь попытается импортировать данные за период, которые уже загружены </w:t>
            </w:r>
            <w:r>
              <w:rPr>
                <w:sz w:val="24"/>
                <w:szCs w:val="24"/>
                <w:lang w:val="ru-RU"/>
              </w:rPr>
              <w:t>в БД «А1-Персонал»</w:t>
            </w:r>
            <w:r w:rsidRPr="00C1631D">
              <w:rPr>
                <w:sz w:val="24"/>
                <w:szCs w:val="24"/>
                <w:lang w:val="ru-RU"/>
              </w:rPr>
              <w:t xml:space="preserve">, то система выдаст сообщение «Данные за период </w:t>
            </w:r>
            <w:r>
              <w:rPr>
                <w:sz w:val="24"/>
                <w:szCs w:val="24"/>
                <w:lang w:val="ru-RU"/>
              </w:rPr>
              <w:t>‘</w:t>
            </w:r>
            <w:r w:rsidRPr="00C1631D">
              <w:rPr>
                <w:sz w:val="24"/>
                <w:szCs w:val="24"/>
                <w:lang w:val="ru-RU"/>
              </w:rPr>
              <w:t>номер</w:t>
            </w:r>
            <w:r>
              <w:rPr>
                <w:sz w:val="24"/>
                <w:szCs w:val="24"/>
                <w:lang w:val="ru-RU"/>
              </w:rPr>
              <w:t>’ импортированы. Повторить импорт</w:t>
            </w:r>
            <w:r w:rsidRPr="00C1631D">
              <w:rPr>
                <w:sz w:val="24"/>
                <w:szCs w:val="24"/>
                <w:lang w:val="ru-RU"/>
              </w:rPr>
              <w:t>?» и предложит два варианта на выбор «Да» и «Нет».</w:t>
            </w:r>
          </w:p>
        </w:tc>
      </w:tr>
      <w:tr w:rsidR="00C1631D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Pr="00DA4B21" w:rsidRDefault="00C1631D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DA4B21">
              <w:rPr>
                <w:sz w:val="24"/>
                <w:szCs w:val="24"/>
                <w:lang w:val="ru-RU"/>
              </w:rPr>
              <w:t>Исключения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3DCA" w:rsidRDefault="00D75080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5:</w:t>
            </w:r>
          </w:p>
          <w:p w:rsidR="00AE3DCA" w:rsidRDefault="00C1631D">
            <w:pPr>
              <w:spacing w:line="100" w:lineRule="atLeast"/>
              <w:ind w:left="720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Если пользователь пытается импортировать данные за период, за который еще не создан архив, то система выдаст сообщение «Нет архива за период </w:t>
            </w:r>
            <w:r>
              <w:rPr>
                <w:sz w:val="24"/>
                <w:szCs w:val="24"/>
                <w:lang w:val="ru-RU"/>
              </w:rPr>
              <w:t>‘</w:t>
            </w:r>
            <w:r w:rsidRPr="00C1631D">
              <w:rPr>
                <w:sz w:val="24"/>
                <w:szCs w:val="24"/>
                <w:lang w:val="ru-RU"/>
              </w:rPr>
              <w:t>номер</w:t>
            </w:r>
            <w:r>
              <w:rPr>
                <w:sz w:val="24"/>
                <w:szCs w:val="24"/>
                <w:lang w:val="ru-RU"/>
              </w:rPr>
              <w:t>’</w:t>
            </w:r>
            <w:r w:rsidRPr="00C1631D">
              <w:rPr>
                <w:sz w:val="24"/>
                <w:szCs w:val="24"/>
                <w:lang w:val="ru-RU"/>
              </w:rPr>
              <w:t>».</w:t>
            </w:r>
          </w:p>
        </w:tc>
      </w:tr>
      <w:tr w:rsidR="00C1631D" w:rsidRPr="00157E70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Приоритет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Один раз за период (месяц)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Бизнес-процессы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П2</w:t>
            </w:r>
          </w:p>
        </w:tc>
      </w:tr>
    </w:tbl>
    <w:p w:rsidR="00DD622D" w:rsidRDefault="00DD622D" w:rsidP="005358D5">
      <w:pPr>
        <w:spacing w:line="100" w:lineRule="atLeast"/>
        <w:rPr>
          <w:sz w:val="24"/>
          <w:szCs w:val="24"/>
        </w:rPr>
      </w:pPr>
    </w:p>
    <w:p w:rsidR="00830F1E" w:rsidRPr="00830F1E" w:rsidRDefault="00830F1E" w:rsidP="005358D5">
      <w:pPr>
        <w:spacing w:line="100" w:lineRule="atLeast"/>
        <w:rPr>
          <w:sz w:val="24"/>
          <w:szCs w:val="24"/>
        </w:rPr>
      </w:pPr>
    </w:p>
    <w:tbl>
      <w:tblPr>
        <w:tblW w:w="0" w:type="auto"/>
        <w:tblInd w:w="-29" w:type="dxa"/>
        <w:tblLook w:val="0000" w:firstRow="0" w:lastRow="0" w:firstColumn="0" w:lastColumn="0" w:noHBand="0" w:noVBand="0"/>
      </w:tblPr>
      <w:tblGrid>
        <w:gridCol w:w="1749"/>
        <w:gridCol w:w="1513"/>
        <w:gridCol w:w="2836"/>
        <w:gridCol w:w="3502"/>
      </w:tblGrid>
      <w:tr w:rsidR="00C1631D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Pr="00D6119E" w:rsidRDefault="00C1631D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Ввод данных по факт. трудоемкости подр. </w:t>
            </w:r>
            <w:r>
              <w:rPr>
                <w:sz w:val="24"/>
                <w:szCs w:val="24"/>
              </w:rPr>
              <w:t>ОЗМ</w:t>
            </w:r>
          </w:p>
        </w:tc>
      </w:tr>
      <w:tr w:rsidR="00C1631D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Pr="00AC371E" w:rsidRDefault="00AC371E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Автор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16.08.13</w:t>
            </w:r>
          </w:p>
        </w:tc>
      </w:tr>
      <w:tr w:rsidR="00C1631D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16.08.13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бухгалтерии</w:t>
            </w:r>
          </w:p>
        </w:tc>
      </w:tr>
      <w:tr w:rsidR="00C1631D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500B35" w:rsidP="005358D5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 xml:space="preserve">Ввод данных </w:t>
            </w:r>
            <w:r>
              <w:rPr>
                <w:sz w:val="24"/>
                <w:szCs w:val="24"/>
                <w:lang w:val="ru-RU"/>
              </w:rPr>
              <w:t xml:space="preserve">по </w:t>
            </w:r>
            <w:r w:rsidRPr="004C0E56">
              <w:rPr>
                <w:sz w:val="24"/>
                <w:szCs w:val="24"/>
                <w:lang w:val="ru-RU"/>
              </w:rPr>
              <w:t xml:space="preserve">фактической трудоемкости подразделений ОЗМ по заказам за </w:t>
            </w:r>
            <w:r>
              <w:rPr>
                <w:sz w:val="24"/>
                <w:szCs w:val="24"/>
                <w:lang w:val="ru-RU"/>
              </w:rPr>
              <w:t xml:space="preserve">отчетный </w:t>
            </w:r>
            <w:r w:rsidRPr="004C0E56">
              <w:rPr>
                <w:sz w:val="24"/>
                <w:szCs w:val="24"/>
                <w:lang w:val="ru-RU"/>
              </w:rPr>
              <w:t>период в систему «А1-Персонал» на основании бумажных отчетов ОЗМ</w:t>
            </w:r>
            <w:r w:rsidR="00C1631D" w:rsidRPr="00C1631D">
              <w:rPr>
                <w:sz w:val="24"/>
                <w:szCs w:val="24"/>
                <w:lang w:val="ru-RU"/>
              </w:rPr>
              <w:t>.</w:t>
            </w:r>
          </w:p>
        </w:tc>
      </w:tr>
      <w:tr w:rsidR="00C1631D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Предварительные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условия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В системе «А1-Персонал» создан архив за период. Пользователь имеет доступ к меню «Списание затрат».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Выходные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условия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Данные по фактической трудоемкости подр. </w:t>
            </w:r>
            <w:r>
              <w:rPr>
                <w:sz w:val="24"/>
                <w:szCs w:val="24"/>
              </w:rPr>
              <w:t>ОЗМ в БД системы.</w:t>
            </w:r>
          </w:p>
        </w:tc>
      </w:tr>
      <w:tr w:rsidR="00C1631D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955CFB" w:rsidRDefault="00955CFB" w:rsidP="00955CFB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соответствии с документацией на «А1-Персонал»</w:t>
            </w:r>
          </w:p>
        </w:tc>
      </w:tr>
      <w:tr w:rsidR="00C1631D" w:rsidRPr="00157E70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Приоритет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Один раз за период (месяц)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Бизнес-процессы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П3</w:t>
            </w:r>
          </w:p>
        </w:tc>
      </w:tr>
    </w:tbl>
    <w:p w:rsidR="00C1631D" w:rsidRDefault="00C1631D" w:rsidP="00C1631D"/>
    <w:tbl>
      <w:tblPr>
        <w:tblW w:w="0" w:type="auto"/>
        <w:tblInd w:w="-29" w:type="dxa"/>
        <w:tblLook w:val="0000" w:firstRow="0" w:lastRow="0" w:firstColumn="0" w:lastColumn="0" w:noHBand="0" w:noVBand="0"/>
      </w:tblPr>
      <w:tblGrid>
        <w:gridCol w:w="1696"/>
        <w:gridCol w:w="1513"/>
        <w:gridCol w:w="3285"/>
        <w:gridCol w:w="3106"/>
      </w:tblGrid>
      <w:tr w:rsidR="00C1631D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Pr="002E14B4" w:rsidRDefault="002E14B4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2E14B4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Распределение затрат</w:t>
            </w:r>
          </w:p>
        </w:tc>
      </w:tr>
      <w:tr w:rsidR="00C1631D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Pr="002E14B4" w:rsidRDefault="002E14B4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Автор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16.08.13</w:t>
            </w:r>
          </w:p>
        </w:tc>
      </w:tr>
      <w:tr w:rsidR="00C1631D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2E14B4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ru-RU"/>
              </w:rPr>
              <w:t>9</w:t>
            </w:r>
            <w:r w:rsidR="00C1631D">
              <w:rPr>
                <w:sz w:val="24"/>
                <w:szCs w:val="24"/>
              </w:rPr>
              <w:t>.08.13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бухгалтерии</w:t>
            </w:r>
          </w:p>
        </w:tc>
      </w:tr>
      <w:tr w:rsidR="00C1631D" w:rsidRPr="00B95D18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D75080" w:rsidP="005358D5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</w:t>
            </w:r>
            <w:r w:rsidR="00A31094">
              <w:rPr>
                <w:sz w:val="24"/>
                <w:szCs w:val="24"/>
                <w:lang w:val="ru-RU"/>
              </w:rPr>
              <w:t>аспределени</w:t>
            </w:r>
            <w:r>
              <w:rPr>
                <w:sz w:val="24"/>
                <w:szCs w:val="24"/>
                <w:lang w:val="ru-RU"/>
              </w:rPr>
              <w:t>е</w:t>
            </w:r>
            <w:r w:rsidR="00A31094">
              <w:rPr>
                <w:sz w:val="24"/>
                <w:szCs w:val="24"/>
                <w:lang w:val="ru-RU"/>
              </w:rPr>
              <w:t xml:space="preserve"> затрат</w:t>
            </w:r>
          </w:p>
        </w:tc>
      </w:tr>
      <w:tr w:rsidR="00C1631D" w:rsidRPr="00B03CE8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Предварительные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F71518" w:rsidP="00D4234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имеет доступ к меню «Распределение зарплаты». Матрица распределения готова</w:t>
            </w:r>
          </w:p>
        </w:tc>
      </w:tr>
      <w:tr w:rsidR="00F71518" w:rsidRPr="00B95D18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71518" w:rsidRDefault="00F71518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Проводка по зарплате</w:t>
            </w:r>
            <w:r w:rsidR="00D75080">
              <w:rPr>
                <w:sz w:val="24"/>
                <w:szCs w:val="24"/>
                <w:lang w:val="ru-RU"/>
              </w:rPr>
              <w:t xml:space="preserve"> сформирована</w:t>
            </w:r>
          </w:p>
        </w:tc>
      </w:tr>
      <w:tr w:rsidR="00F71518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</w:t>
            </w:r>
            <w:r>
              <w:rPr>
                <w:sz w:val="24"/>
                <w:szCs w:val="24"/>
              </w:rPr>
              <w:t>тель авторизован в системе.</w:t>
            </w:r>
          </w:p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 главном меню «А1-Зарплата» вводит номер организации, по подразделениям которой будут распределяться затраты и выбирает режим «Распределение зарплаты».</w:t>
            </w:r>
          </w:p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Система отображает меню «Распределение зарплаты»</w:t>
            </w:r>
          </w:p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вводит период распределения, выбирает режим «Формирование файла распределения заработной платы» и нажимает кнопку «Запись файла распределения».</w:t>
            </w:r>
          </w:p>
          <w:p w:rsidR="00886B59" w:rsidRPr="007205EA" w:rsidRDefault="00886B59" w:rsidP="007205EA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commentRangeStart w:id="69"/>
            <w:r w:rsidRPr="007205EA">
              <w:rPr>
                <w:sz w:val="24"/>
                <w:szCs w:val="24"/>
                <w:lang w:val="ru-RU"/>
              </w:rPr>
              <w:t xml:space="preserve">Система предлагает на выбор три варианта распределения: </w:t>
            </w:r>
            <w:r w:rsidR="00DB14DC" w:rsidRPr="007205EA">
              <w:rPr>
                <w:sz w:val="24"/>
                <w:szCs w:val="24"/>
                <w:lang w:val="ru-RU"/>
              </w:rPr>
              <w:t>предварительное,</w:t>
            </w:r>
            <w:r w:rsidR="007205EA" w:rsidRPr="007205EA">
              <w:rPr>
                <w:sz w:val="24"/>
                <w:szCs w:val="24"/>
                <w:lang w:val="ru-RU"/>
              </w:rPr>
              <w:t xml:space="preserve"> </w:t>
            </w:r>
            <w:r w:rsidRPr="007205EA">
              <w:rPr>
                <w:sz w:val="24"/>
                <w:szCs w:val="24"/>
                <w:lang w:val="ru-RU"/>
              </w:rPr>
              <w:t>по приведенной матрице,</w:t>
            </w:r>
            <w:r w:rsidR="007205EA">
              <w:rPr>
                <w:sz w:val="24"/>
                <w:szCs w:val="24"/>
                <w:lang w:val="ru-RU"/>
              </w:rPr>
              <w:t xml:space="preserve"> </w:t>
            </w:r>
            <w:r w:rsidRPr="007205EA">
              <w:rPr>
                <w:sz w:val="24"/>
                <w:szCs w:val="24"/>
                <w:lang w:val="ru-RU"/>
              </w:rPr>
              <w:t>по матрице резерва.</w:t>
            </w:r>
            <w:commentRangeEnd w:id="69"/>
            <w:r w:rsidR="00D75080">
              <w:rPr>
                <w:rStyle w:val="ae"/>
              </w:rPr>
              <w:commentReference w:id="69"/>
            </w:r>
          </w:p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выбирает необходимый вариант и нажимает кнопку «Продолжить».</w:t>
            </w:r>
          </w:p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Система </w:t>
            </w:r>
            <w:r w:rsidR="001C2A4B">
              <w:rPr>
                <w:sz w:val="24"/>
                <w:szCs w:val="24"/>
                <w:lang w:val="ru-RU"/>
              </w:rPr>
              <w:t xml:space="preserve">распределяет затраты по заказам, </w:t>
            </w:r>
            <w:r>
              <w:rPr>
                <w:sz w:val="24"/>
                <w:szCs w:val="24"/>
                <w:lang w:val="ru-RU"/>
              </w:rPr>
              <w:t>формирует проводку по зарп</w:t>
            </w:r>
            <w:r w:rsidR="007205EA">
              <w:rPr>
                <w:sz w:val="24"/>
                <w:szCs w:val="24"/>
                <w:lang w:val="ru-RU"/>
              </w:rPr>
              <w:t>лате, записывает ее в БД</w:t>
            </w:r>
            <w:r>
              <w:rPr>
                <w:sz w:val="24"/>
                <w:szCs w:val="24"/>
                <w:lang w:val="ru-RU"/>
              </w:rPr>
              <w:t xml:space="preserve"> и выводит на экран отчет по распределению.</w:t>
            </w:r>
          </w:p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сверяет данные отчета о формировании файла распределения с данными бухгалтерского свода за период и нажимает кнопку «Выход».</w:t>
            </w:r>
          </w:p>
          <w:p w:rsidR="00F71518" w:rsidRPr="00C1631D" w:rsidRDefault="00886B59" w:rsidP="00DB14DC">
            <w:pPr>
              <w:numPr>
                <w:ilvl w:val="0"/>
                <w:numId w:val="42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Система возвращает пользователя в меню «Распределение зарплаты».</w:t>
            </w:r>
          </w:p>
        </w:tc>
      </w:tr>
      <w:tr w:rsidR="00F71518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Альтернативные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направления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4DC" w:rsidRDefault="00DB14DC" w:rsidP="003E0AAB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3E0AAB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B14DC">
              <w:rPr>
                <w:sz w:val="24"/>
                <w:szCs w:val="24"/>
                <w:lang w:val="ru-RU"/>
              </w:rPr>
              <w:t>Пользователь может нажать кнопку «Выход».</w:t>
            </w:r>
          </w:p>
          <w:p w:rsidR="00AE3DCA" w:rsidRDefault="003E0AAB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B14DC">
              <w:rPr>
                <w:sz w:val="24"/>
                <w:szCs w:val="24"/>
                <w:lang w:val="ru-RU"/>
              </w:rPr>
              <w:t>Система возвращается в главное меню системы.</w:t>
            </w:r>
          </w:p>
          <w:p w:rsidR="00DB14DC" w:rsidRDefault="00DB14DC" w:rsidP="003E0AAB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6:</w:t>
            </w:r>
          </w:p>
          <w:p w:rsidR="00AE3DCA" w:rsidRDefault="003E0AAB">
            <w:pPr>
              <w:numPr>
                <w:ilvl w:val="0"/>
                <w:numId w:val="42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B14DC">
              <w:rPr>
                <w:sz w:val="24"/>
                <w:szCs w:val="24"/>
                <w:lang w:val="ru-RU"/>
              </w:rPr>
              <w:t>Пользователь может нажать кнопку «Выход».</w:t>
            </w:r>
          </w:p>
          <w:p w:rsidR="00AE3DCA" w:rsidRDefault="003E0AAB">
            <w:pPr>
              <w:numPr>
                <w:ilvl w:val="0"/>
                <w:numId w:val="42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B14DC">
              <w:rPr>
                <w:sz w:val="24"/>
                <w:szCs w:val="24"/>
                <w:lang w:val="ru-RU"/>
              </w:rPr>
              <w:t>Система возвращается в меню «Распределение зарплаты».</w:t>
            </w:r>
          </w:p>
        </w:tc>
      </w:tr>
      <w:tr w:rsidR="00F71518" w:rsidRPr="00157E70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Приоритет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71518" w:rsidRPr="00C1631D" w:rsidRDefault="00F71518" w:rsidP="005358D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Три раз за период (месяц)</w:t>
            </w:r>
          </w:p>
        </w:tc>
      </w:tr>
      <w:tr w:rsidR="00F71518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Бизнес-процессы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П5, </w:t>
            </w:r>
            <w:r>
              <w:rPr>
                <w:sz w:val="24"/>
                <w:szCs w:val="24"/>
                <w:lang w:val="ru-RU"/>
              </w:rPr>
              <w:t>П8, П13</w:t>
            </w:r>
          </w:p>
        </w:tc>
      </w:tr>
    </w:tbl>
    <w:p w:rsidR="000531AA" w:rsidRDefault="000531AA">
      <w:pPr>
        <w:rPr>
          <w:lang w:val="ru-RU"/>
        </w:rPr>
      </w:pPr>
    </w:p>
    <w:p w:rsidR="00CF35BB" w:rsidRPr="00CF35BB" w:rsidRDefault="00CF35BB">
      <w:pPr>
        <w:rPr>
          <w:lang w:val="ru-RU"/>
        </w:rPr>
      </w:pPr>
    </w:p>
    <w:tbl>
      <w:tblPr>
        <w:tblW w:w="0" w:type="auto"/>
        <w:tblInd w:w="-29" w:type="dxa"/>
        <w:tblLook w:val="0000" w:firstRow="0" w:lastRow="0" w:firstColumn="0" w:lastColumn="0" w:noHBand="0" w:noVBand="0"/>
      </w:tblPr>
      <w:tblGrid>
        <w:gridCol w:w="1791"/>
        <w:gridCol w:w="1513"/>
        <w:gridCol w:w="3432"/>
        <w:gridCol w:w="2864"/>
      </w:tblGrid>
      <w:tr w:rsidR="00126B89" w:rsidRPr="00F85036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Pr="00CE29EA" w:rsidRDefault="00CE29EA" w:rsidP="00092F8A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№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Pr="00F85036" w:rsidRDefault="00126B89" w:rsidP="00092F8A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А</w:t>
            </w:r>
            <w:r w:rsidR="00CE29EA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F85036" w:rsidRDefault="00126B89" w:rsidP="00092F8A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Выгрузка проводки в УФРО</w:t>
            </w:r>
          </w:p>
        </w:tc>
      </w:tr>
      <w:tr w:rsidR="00126B89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Pr="00A61FC9" w:rsidRDefault="00126B89" w:rsidP="00092F8A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Автор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16.08.13</w:t>
            </w:r>
          </w:p>
        </w:tc>
      </w:tr>
      <w:tr w:rsidR="00126B89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ru-RU"/>
              </w:rPr>
              <w:t>9</w:t>
            </w:r>
            <w:r>
              <w:rPr>
                <w:sz w:val="24"/>
                <w:szCs w:val="24"/>
              </w:rPr>
              <w:t>.08.13</w:t>
            </w:r>
          </w:p>
        </w:tc>
      </w:tr>
      <w:tr w:rsidR="00126B89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бухгалтерии</w:t>
            </w:r>
          </w:p>
        </w:tc>
      </w:tr>
      <w:tr w:rsidR="00126B89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C1631D" w:rsidRDefault="00CF35BB" w:rsidP="00092F8A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Выгрузка результата распределения затрат за период в БД системы «УФРО».</w:t>
            </w:r>
          </w:p>
        </w:tc>
      </w:tr>
      <w:tr w:rsidR="00126B89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Предварительные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условия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C1631D" w:rsidRDefault="00CF35BB" w:rsidP="00B33808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имеет доступ к меню «Распределение зарплаты». Проводка по зарплате окончательная и изменению в системе «А1-Персонал» не подлежит.</w:t>
            </w:r>
          </w:p>
        </w:tc>
      </w:tr>
      <w:tr w:rsidR="00126B89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Pr="00D42345" w:rsidRDefault="00126B89" w:rsidP="00092F8A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D42345">
              <w:rPr>
                <w:sz w:val="24"/>
                <w:szCs w:val="24"/>
                <w:lang w:val="ru-RU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C1631D" w:rsidRDefault="006C2BF5" w:rsidP="00092F8A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Проводка записана в БД системы «УФРО»</w:t>
            </w:r>
          </w:p>
        </w:tc>
      </w:tr>
      <w:tr w:rsidR="00126B89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Pr="00D42345" w:rsidRDefault="00126B89" w:rsidP="00092F8A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D42345">
              <w:rPr>
                <w:sz w:val="24"/>
                <w:szCs w:val="24"/>
                <w:lang w:val="ru-RU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CB68C8" w:rsidRDefault="006C2BF5" w:rsidP="00404C1E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Выгрузка в УФРО осуществляется штатным способом в соответствии с документацией на эту систему.</w:t>
            </w:r>
          </w:p>
        </w:tc>
      </w:tr>
      <w:tr w:rsidR="00126B89" w:rsidRPr="00157E70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Приоритет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C1631D" w:rsidRDefault="006C2BF5" w:rsidP="00092F8A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Один</w:t>
            </w:r>
            <w:r w:rsidR="00126B89" w:rsidRPr="00C1631D">
              <w:rPr>
                <w:sz w:val="24"/>
                <w:szCs w:val="24"/>
                <w:lang w:val="ru-RU"/>
              </w:rPr>
              <w:t xml:space="preserve"> раз за период (месяц)</w:t>
            </w:r>
          </w:p>
        </w:tc>
      </w:tr>
      <w:tr w:rsidR="00126B89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Бизнес-процессы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395A7C" w:rsidRDefault="00126B89" w:rsidP="00092F8A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</w:t>
            </w:r>
            <w:r w:rsidR="0058620B">
              <w:rPr>
                <w:sz w:val="24"/>
                <w:szCs w:val="24"/>
                <w:lang w:val="ru-RU"/>
              </w:rPr>
              <w:t>15</w:t>
            </w:r>
          </w:p>
        </w:tc>
      </w:tr>
    </w:tbl>
    <w:p w:rsidR="00830F1E" w:rsidRDefault="00830F1E">
      <w:r>
        <w:br w:type="page"/>
      </w:r>
    </w:p>
    <w:p w:rsidR="000531AA" w:rsidRPr="008523F2" w:rsidRDefault="004C0E56" w:rsidP="00A47B51">
      <w:pPr>
        <w:pStyle w:val="27"/>
      </w:pPr>
      <w:bookmarkStart w:id="70" w:name="__RefHeading__39_1001456176"/>
      <w:bookmarkStart w:id="71" w:name="_Toc370285483"/>
      <w:bookmarkEnd w:id="70"/>
      <w:r w:rsidRPr="004C0E56">
        <w:rPr>
          <w:kern w:val="1"/>
        </w:rPr>
        <w:t>Описание сценариев работы в системе «АСФПК»</w:t>
      </w:r>
      <w:bookmarkEnd w:id="71"/>
    </w:p>
    <w:p w:rsidR="000531AA" w:rsidRDefault="00645912" w:rsidP="00645912">
      <w:pPr>
        <w:pStyle w:val="32"/>
        <w:rPr>
          <w:lang w:val="ru-RU"/>
        </w:rPr>
      </w:pPr>
      <w:bookmarkStart w:id="72" w:name="_Toc370285484"/>
      <w:r>
        <w:rPr>
          <w:lang w:val="ru-RU"/>
        </w:rPr>
        <w:t>Диспетчер</w:t>
      </w:r>
      <w:bookmarkEnd w:id="72"/>
    </w:p>
    <w:tbl>
      <w:tblPr>
        <w:tblW w:w="0" w:type="auto"/>
        <w:tblInd w:w="-29" w:type="dxa"/>
        <w:tblLook w:val="0000" w:firstRow="0" w:lastRow="0" w:firstColumn="0" w:lastColumn="0" w:noHBand="0" w:noVBand="0"/>
      </w:tblPr>
      <w:tblGrid>
        <w:gridCol w:w="1630"/>
        <w:gridCol w:w="1513"/>
        <w:gridCol w:w="2767"/>
        <w:gridCol w:w="3690"/>
      </w:tblGrid>
      <w:tr w:rsidR="008815B2" w:rsidRPr="00157E70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Pr="00806035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Создание приведенных матриц по подразделениям</w:t>
            </w:r>
          </w:p>
        </w:tc>
      </w:tr>
      <w:tr w:rsidR="008815B2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Автор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19.08.13</w:t>
            </w:r>
          </w:p>
        </w:tc>
      </w:tr>
      <w:tr w:rsidR="008815B2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Default="00970243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</w:t>
            </w:r>
            <w:r w:rsidR="00FB358F">
              <w:rPr>
                <w:sz w:val="24"/>
                <w:szCs w:val="24"/>
                <w:lang w:val="ru-RU"/>
              </w:rPr>
              <w:t>4</w:t>
            </w:r>
            <w:r w:rsidR="00FB358F">
              <w:rPr>
                <w:sz w:val="24"/>
                <w:szCs w:val="24"/>
              </w:rPr>
              <w:t>.</w:t>
            </w:r>
            <w:r w:rsidR="00FB358F">
              <w:rPr>
                <w:sz w:val="24"/>
                <w:szCs w:val="24"/>
                <w:lang w:val="ru-RU"/>
              </w:rPr>
              <w:t>10</w:t>
            </w:r>
            <w:r w:rsidR="00AC371E">
              <w:rPr>
                <w:sz w:val="24"/>
                <w:szCs w:val="24"/>
              </w:rPr>
              <w:t>.13</w:t>
            </w:r>
          </w:p>
        </w:tc>
      </w:tr>
      <w:tr w:rsidR="008815B2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Default="00AC371E" w:rsidP="002A7717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Диспетчер</w:t>
            </w:r>
          </w:p>
        </w:tc>
      </w:tr>
      <w:tr w:rsidR="008815B2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Pr="00806035" w:rsidRDefault="00AC371E" w:rsidP="00A85D5D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Приведение плановых матриц подразделений к табелю с учетом массива контролируемых заказов.</w:t>
            </w:r>
          </w:p>
        </w:tc>
      </w:tr>
      <w:tr w:rsidR="008815B2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Предварительные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условия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Default="00AC371E" w:rsidP="00996080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имеет доступ к системе «АСФПК» с ролью «</w:t>
            </w:r>
            <w:r w:rsidR="00541FEB">
              <w:rPr>
                <w:sz w:val="24"/>
                <w:szCs w:val="24"/>
                <w:lang w:val="ru-RU"/>
              </w:rPr>
              <w:t>Редактор матриц</w:t>
            </w:r>
            <w:r>
              <w:rPr>
                <w:sz w:val="24"/>
                <w:szCs w:val="24"/>
                <w:lang w:val="ru-RU"/>
              </w:rPr>
              <w:t xml:space="preserve">». </w:t>
            </w:r>
            <w:r w:rsidR="00996080">
              <w:rPr>
                <w:sz w:val="24"/>
                <w:szCs w:val="24"/>
                <w:lang w:val="ru-RU"/>
              </w:rPr>
              <w:t>Расчетный период открыт, п</w:t>
            </w:r>
            <w:r w:rsidR="00541FEB">
              <w:rPr>
                <w:sz w:val="24"/>
                <w:szCs w:val="24"/>
                <w:lang w:val="ru-RU"/>
              </w:rPr>
              <w:t>араметры расчета для периода созданы и имеют статус «Утвержден список контролируемых заказов».</w:t>
            </w:r>
          </w:p>
        </w:tc>
      </w:tr>
      <w:tr w:rsidR="008815B2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Default="00AC371E" w:rsidP="004668B1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Приведенные матрицы трудоемкости по подразделениям</w:t>
            </w:r>
            <w:r w:rsidR="00E93EDA">
              <w:rPr>
                <w:sz w:val="24"/>
                <w:szCs w:val="24"/>
                <w:lang w:val="ru-RU"/>
              </w:rPr>
              <w:t xml:space="preserve"> </w:t>
            </w:r>
            <w:r w:rsidR="004668B1">
              <w:rPr>
                <w:sz w:val="24"/>
                <w:szCs w:val="24"/>
                <w:lang w:val="ru-RU"/>
              </w:rPr>
              <w:t xml:space="preserve">сформированы </w:t>
            </w:r>
            <w:r w:rsidR="00221152">
              <w:rPr>
                <w:sz w:val="24"/>
                <w:szCs w:val="24"/>
                <w:lang w:val="ru-RU"/>
              </w:rPr>
              <w:t xml:space="preserve">в системе «АСФПК» </w:t>
            </w:r>
            <w:r w:rsidR="004668B1">
              <w:rPr>
                <w:sz w:val="24"/>
                <w:szCs w:val="24"/>
                <w:lang w:val="ru-RU"/>
              </w:rPr>
              <w:t>и экспортированы</w:t>
            </w:r>
            <w:r w:rsidR="00541FEB">
              <w:rPr>
                <w:sz w:val="24"/>
                <w:szCs w:val="24"/>
                <w:lang w:val="ru-RU"/>
              </w:rPr>
              <w:t xml:space="preserve"> </w:t>
            </w:r>
            <w:r w:rsidR="00E93EDA">
              <w:rPr>
                <w:sz w:val="24"/>
                <w:szCs w:val="24"/>
                <w:lang w:val="ru-RU"/>
              </w:rPr>
              <w:t>в БД «А1-Персонал»</w:t>
            </w:r>
            <w:r>
              <w:rPr>
                <w:sz w:val="24"/>
                <w:szCs w:val="24"/>
                <w:lang w:val="ru-RU"/>
              </w:rPr>
              <w:t>.</w:t>
            </w:r>
          </w:p>
        </w:tc>
      </w:tr>
      <w:tr w:rsidR="008815B2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Default="00541FEB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Пользователь </w:t>
            </w:r>
            <w:r w:rsidR="00AC371E">
              <w:rPr>
                <w:sz w:val="24"/>
                <w:szCs w:val="24"/>
              </w:rPr>
              <w:t>авторизован в системе.</w:t>
            </w:r>
          </w:p>
          <w:p w:rsidR="00AC371E" w:rsidRDefault="00AC371E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 меню «</w:t>
            </w:r>
            <w:r w:rsidR="00511139">
              <w:rPr>
                <w:sz w:val="24"/>
                <w:szCs w:val="24"/>
                <w:lang w:val="ru-RU"/>
              </w:rPr>
              <w:t>Интеграция с А1</w:t>
            </w:r>
            <w:r>
              <w:rPr>
                <w:sz w:val="24"/>
                <w:szCs w:val="24"/>
                <w:lang w:val="ru-RU"/>
              </w:rPr>
              <w:t>» выбирает режим «</w:t>
            </w:r>
            <w:r w:rsidR="00511139">
              <w:rPr>
                <w:sz w:val="24"/>
                <w:szCs w:val="24"/>
                <w:lang w:val="ru-RU"/>
              </w:rPr>
              <w:t>Расчетные периоды</w:t>
            </w:r>
            <w:r>
              <w:rPr>
                <w:sz w:val="24"/>
                <w:szCs w:val="24"/>
                <w:lang w:val="ru-RU"/>
              </w:rPr>
              <w:t>»</w:t>
            </w:r>
            <w:r w:rsidR="00970243">
              <w:rPr>
                <w:sz w:val="24"/>
                <w:szCs w:val="24"/>
                <w:lang w:val="ru-RU"/>
              </w:rPr>
              <w:t>.</w:t>
            </w:r>
          </w:p>
          <w:p w:rsidR="007D7C59" w:rsidRDefault="007D7C59" w:rsidP="00B9422D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отображает список </w:t>
            </w:r>
            <w:r w:rsidR="00511139">
              <w:rPr>
                <w:lang w:val="ru-RU"/>
              </w:rPr>
              <w:t xml:space="preserve">расчетных </w:t>
            </w:r>
            <w:r>
              <w:rPr>
                <w:lang w:val="ru-RU"/>
              </w:rPr>
              <w:t>периодов</w:t>
            </w:r>
            <w:r w:rsidR="00D408CF">
              <w:rPr>
                <w:lang w:val="ru-RU"/>
              </w:rPr>
              <w:t xml:space="preserve"> </w:t>
            </w:r>
            <w:r w:rsidR="00462A1F">
              <w:rPr>
                <w:lang w:val="ru-RU"/>
              </w:rPr>
              <w:t xml:space="preserve">и </w:t>
            </w:r>
            <w:r w:rsidR="00D408CF">
              <w:rPr>
                <w:lang w:val="ru-RU"/>
              </w:rPr>
              <w:t xml:space="preserve">их </w:t>
            </w:r>
            <w:r w:rsidR="00462A1F">
              <w:rPr>
                <w:lang w:val="ru-RU"/>
              </w:rPr>
              <w:t>статусы</w:t>
            </w:r>
            <w:r w:rsidR="00D408CF">
              <w:rPr>
                <w:lang w:val="ru-RU"/>
              </w:rPr>
              <w:t>.</w:t>
            </w:r>
          </w:p>
          <w:p w:rsidR="00B9422D" w:rsidRDefault="00B9422D" w:rsidP="00B9422D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Пользователь выбирает </w:t>
            </w:r>
            <w:r w:rsidR="007C7729">
              <w:rPr>
                <w:lang w:val="ru-RU"/>
              </w:rPr>
              <w:t>расчетный период и двойны</w:t>
            </w:r>
            <w:r w:rsidR="00F301DE">
              <w:rPr>
                <w:lang w:val="ru-RU"/>
              </w:rPr>
              <w:t xml:space="preserve">м </w:t>
            </w:r>
            <w:r w:rsidR="007C7729">
              <w:rPr>
                <w:lang w:val="ru-RU"/>
              </w:rPr>
              <w:t>кликом от</w:t>
            </w:r>
            <w:r w:rsidR="00F301DE">
              <w:rPr>
                <w:lang w:val="ru-RU"/>
              </w:rPr>
              <w:t>крывает карточку расчетного периода</w:t>
            </w:r>
            <w:r>
              <w:rPr>
                <w:lang w:val="ru-RU"/>
              </w:rPr>
              <w:t>.</w:t>
            </w:r>
          </w:p>
          <w:p w:rsidR="00A5176D" w:rsidRDefault="00A5176D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Система отображает карточку расчетного периода</w:t>
            </w:r>
            <w:r w:rsidR="00D54C9A">
              <w:rPr>
                <w:lang w:val="ru-RU"/>
              </w:rPr>
              <w:t xml:space="preserve"> содержащую список матриц данного периода</w:t>
            </w:r>
            <w:r>
              <w:rPr>
                <w:lang w:val="ru-RU"/>
              </w:rPr>
              <w:t>.</w:t>
            </w:r>
          </w:p>
          <w:p w:rsidR="00D54C9A" w:rsidRDefault="00D54C9A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Если в списке отсутствует плановая матрица, пользователь выбирает в меню команду «Загрузить исходные данные».</w:t>
            </w:r>
          </w:p>
          <w:p w:rsidR="00D54C9A" w:rsidRPr="00A5176D" w:rsidRDefault="00D54C9A" w:rsidP="00D54C9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A5176D">
              <w:rPr>
                <w:lang w:val="ru-RU"/>
              </w:rPr>
              <w:t xml:space="preserve">истема импортирует из БД «А1-Персонал» в БД «АСФПК» плановые матрицы, данные табеля по подразделениям за этот период и отображает эту информацию в карточке </w:t>
            </w:r>
            <w:r>
              <w:rPr>
                <w:lang w:val="ru-RU"/>
              </w:rPr>
              <w:t>матрицы</w:t>
            </w:r>
            <w:r w:rsidRPr="00A5176D">
              <w:rPr>
                <w:lang w:val="ru-RU"/>
              </w:rPr>
              <w:t xml:space="preserve"> в разрезе заказов с полями: </w:t>
            </w:r>
            <w:r w:rsidRPr="00A5176D">
              <w:rPr>
                <w:u w:val="single"/>
                <w:lang w:val="ru-RU"/>
              </w:rPr>
              <w:t>заказ, тип контроля, план</w:t>
            </w:r>
            <w:r w:rsidRPr="00A5176D">
              <w:rPr>
                <w:lang w:val="ru-RU"/>
              </w:rPr>
              <w:t>.</w:t>
            </w:r>
          </w:p>
          <w:p w:rsidR="00D54C9A" w:rsidRDefault="00D54C9A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нажимает кнопку «Сохранить и закрыть».</w:t>
            </w:r>
          </w:p>
          <w:p w:rsidR="00A5176D" w:rsidRDefault="00A5176D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в карточке расчетного периода выбирает команду «</w:t>
            </w:r>
            <w:r w:rsidR="00D54C9A">
              <w:rPr>
                <w:lang w:val="ru-RU"/>
              </w:rPr>
              <w:t>Приведение матрицы</w:t>
            </w:r>
            <w:r>
              <w:rPr>
                <w:lang w:val="ru-RU"/>
              </w:rPr>
              <w:t>»</w:t>
            </w:r>
            <w:r w:rsidR="00D54C9A">
              <w:rPr>
                <w:lang w:val="ru-RU"/>
              </w:rPr>
              <w:t>. Данная команда будет доступна только при наличии плановой матрицы для данного периода</w:t>
            </w:r>
            <w:r>
              <w:rPr>
                <w:lang w:val="ru-RU"/>
              </w:rPr>
              <w:t>.</w:t>
            </w:r>
          </w:p>
          <w:p w:rsidR="00A5176D" w:rsidRDefault="00A5176D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создает </w:t>
            </w:r>
            <w:r w:rsidR="00D54C9A">
              <w:rPr>
                <w:lang w:val="ru-RU"/>
              </w:rPr>
              <w:t xml:space="preserve">приведенную </w:t>
            </w:r>
            <w:r>
              <w:rPr>
                <w:lang w:val="ru-RU"/>
              </w:rPr>
              <w:t>матрицу</w:t>
            </w:r>
            <w:r w:rsidR="00D54C9A">
              <w:rPr>
                <w:lang w:val="ru-RU"/>
              </w:rPr>
              <w:t xml:space="preserve"> </w:t>
            </w:r>
            <w:r w:rsidR="008815B2">
              <w:rPr>
                <w:lang w:val="ru-RU"/>
              </w:rPr>
              <w:t xml:space="preserve">для группы подразделений КБ/ОЗМ </w:t>
            </w:r>
            <w:r w:rsidR="00702B70">
              <w:rPr>
                <w:lang w:val="ru-RU"/>
              </w:rPr>
              <w:t>(</w:t>
            </w:r>
            <w:r w:rsidR="008815B2">
              <w:rPr>
                <w:lang w:val="ru-RU"/>
              </w:rPr>
              <w:t xml:space="preserve">группа подразделений определяется на основании </w:t>
            </w:r>
            <w:r w:rsidR="00702B70">
              <w:rPr>
                <w:lang w:val="ru-RU"/>
              </w:rPr>
              <w:t>аутентификационных данных пользователя)</w:t>
            </w:r>
            <w:r w:rsidR="008815B2">
              <w:rPr>
                <w:lang w:val="ru-RU"/>
              </w:rPr>
              <w:t xml:space="preserve"> </w:t>
            </w:r>
            <w:r w:rsidR="00D54C9A">
              <w:rPr>
                <w:lang w:val="ru-RU"/>
              </w:rPr>
              <w:t>и отображает карточку управления приведением</w:t>
            </w:r>
            <w:r>
              <w:rPr>
                <w:lang w:val="ru-RU"/>
              </w:rPr>
              <w:t>.</w:t>
            </w:r>
            <w:r w:rsidR="00D54C9A">
              <w:rPr>
                <w:lang w:val="ru-RU"/>
              </w:rPr>
              <w:t xml:space="preserve"> В карточке содержится список заказов с указанием типа контроля</w:t>
            </w:r>
            <w:r w:rsidR="008E37F8">
              <w:rPr>
                <w:lang w:val="ru-RU"/>
              </w:rPr>
              <w:t>, плановых и приведенных значений трудоемкости.</w:t>
            </w:r>
          </w:p>
          <w:p w:rsidR="00A35CB3" w:rsidRDefault="00A35CB3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в</w:t>
            </w:r>
            <w:r w:rsidR="006C6E25">
              <w:rPr>
                <w:lang w:val="ru-RU"/>
              </w:rPr>
              <w:t xml:space="preserve">ыбирает </w:t>
            </w:r>
            <w:r w:rsidR="00E92C47">
              <w:rPr>
                <w:lang w:val="ru-RU"/>
              </w:rPr>
              <w:t>в меню</w:t>
            </w:r>
            <w:r w:rsidR="006C6E25">
              <w:rPr>
                <w:lang w:val="ru-RU"/>
              </w:rPr>
              <w:t xml:space="preserve"> вариант </w:t>
            </w:r>
            <w:r w:rsidR="00E92C47">
              <w:rPr>
                <w:lang w:val="ru-RU"/>
              </w:rPr>
              <w:t>создания приведенных матриц</w:t>
            </w:r>
            <w:r w:rsidR="006C6E25">
              <w:rPr>
                <w:lang w:val="ru-RU"/>
              </w:rPr>
              <w:t xml:space="preserve"> (варианты </w:t>
            </w:r>
            <w:r w:rsidR="00537BE2">
              <w:rPr>
                <w:lang w:val="ru-RU"/>
              </w:rPr>
              <w:t xml:space="preserve">алгоритмов </w:t>
            </w:r>
            <w:r w:rsidR="00F52BAA">
              <w:rPr>
                <w:lang w:val="ru-RU"/>
              </w:rPr>
              <w:t>см. в Приложении 1</w:t>
            </w:r>
            <w:r w:rsidR="006C6E25">
              <w:rPr>
                <w:lang w:val="ru-RU"/>
              </w:rPr>
              <w:t>).</w:t>
            </w:r>
          </w:p>
          <w:p w:rsidR="006C6E25" w:rsidRDefault="006C6E25" w:rsidP="006C6E25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осуществляет расчет в соответствии с выбранным алгоритмом и отображает </w:t>
            </w:r>
            <w:r w:rsidR="00A760B1">
              <w:rPr>
                <w:lang w:val="ru-RU"/>
              </w:rPr>
              <w:t>результаты</w:t>
            </w:r>
            <w:r>
              <w:rPr>
                <w:lang w:val="ru-RU"/>
              </w:rPr>
              <w:t xml:space="preserve"> в </w:t>
            </w:r>
            <w:r w:rsidR="008E37F8">
              <w:rPr>
                <w:lang w:val="ru-RU"/>
              </w:rPr>
              <w:t>поле «Приведенное значение</w:t>
            </w:r>
            <w:r w:rsidR="00537BE2">
              <w:rPr>
                <w:lang w:val="ru-RU"/>
              </w:rPr>
              <w:t>»</w:t>
            </w:r>
            <w:r w:rsidR="008E37F8">
              <w:rPr>
                <w:lang w:val="ru-RU"/>
              </w:rPr>
              <w:t xml:space="preserve"> трудоемкости</w:t>
            </w:r>
            <w:r w:rsidR="00537BE2">
              <w:rPr>
                <w:lang w:val="ru-RU"/>
              </w:rPr>
              <w:t>.</w:t>
            </w:r>
          </w:p>
          <w:p w:rsidR="006C6E25" w:rsidRDefault="006C6E25" w:rsidP="006C6E25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Пользователь проверяет </w:t>
            </w:r>
            <w:r w:rsidR="00A760B1">
              <w:rPr>
                <w:lang w:val="ru-RU"/>
              </w:rPr>
              <w:t>результаты приведения</w:t>
            </w:r>
            <w:r>
              <w:rPr>
                <w:lang w:val="ru-RU"/>
              </w:rPr>
              <w:t xml:space="preserve"> и нажимает на кнопку «Утвердить».</w:t>
            </w:r>
          </w:p>
          <w:p w:rsidR="006C6E25" w:rsidRPr="00806035" w:rsidRDefault="006C6E25" w:rsidP="008E37F8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сохраняет </w:t>
            </w:r>
            <w:r w:rsidR="008E37F8">
              <w:rPr>
                <w:lang w:val="ru-RU"/>
              </w:rPr>
              <w:t>приведенную матрицу</w:t>
            </w:r>
            <w:r>
              <w:rPr>
                <w:lang w:val="ru-RU"/>
              </w:rPr>
              <w:t xml:space="preserve"> в БД </w:t>
            </w:r>
            <w:r w:rsidR="00E93EDA">
              <w:rPr>
                <w:lang w:val="ru-RU"/>
              </w:rPr>
              <w:t>«АСФПК»</w:t>
            </w:r>
            <w:r>
              <w:rPr>
                <w:lang w:val="ru-RU"/>
              </w:rPr>
              <w:t>со статусом «Утверждено»</w:t>
            </w:r>
            <w:r w:rsidR="00E93EDA" w:rsidRPr="00E93EDA">
              <w:rPr>
                <w:lang w:val="ru-RU"/>
              </w:rPr>
              <w:t xml:space="preserve"> </w:t>
            </w:r>
            <w:r w:rsidR="00E93EDA">
              <w:rPr>
                <w:lang w:val="ru-RU"/>
              </w:rPr>
              <w:t xml:space="preserve">и </w:t>
            </w:r>
            <w:r w:rsidR="008E37F8">
              <w:rPr>
                <w:lang w:val="ru-RU"/>
              </w:rPr>
              <w:t>экс</w:t>
            </w:r>
            <w:r w:rsidR="00E93EDA">
              <w:rPr>
                <w:lang w:val="ru-RU"/>
              </w:rPr>
              <w:t xml:space="preserve">портирует </w:t>
            </w:r>
            <w:r w:rsidR="008E37F8">
              <w:rPr>
                <w:lang w:val="ru-RU"/>
              </w:rPr>
              <w:t xml:space="preserve">ее </w:t>
            </w:r>
            <w:r w:rsidR="00E93EDA">
              <w:rPr>
                <w:lang w:val="ru-RU"/>
              </w:rPr>
              <w:t>в БД с</w:t>
            </w:r>
            <w:r w:rsidR="008E37F8">
              <w:rPr>
                <w:lang w:val="ru-RU"/>
              </w:rPr>
              <w:t>истемы «А1-Персонал»</w:t>
            </w:r>
            <w:r>
              <w:rPr>
                <w:lang w:val="ru-RU"/>
              </w:rPr>
              <w:t>.</w:t>
            </w:r>
          </w:p>
        </w:tc>
      </w:tr>
      <w:tr w:rsidR="008815B2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Альтернативные направления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80CBC" w:rsidRDefault="00F80CBC" w:rsidP="00F80CBC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B311B7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Пользователь </w:t>
            </w:r>
            <w:r w:rsidR="00F80CBC">
              <w:rPr>
                <w:lang w:val="ru-RU"/>
              </w:rPr>
              <w:t>выбирает прошедший период</w:t>
            </w:r>
            <w:r w:rsidRPr="00B311B7">
              <w:rPr>
                <w:lang w:val="ru-RU"/>
              </w:rPr>
              <w:t>.</w:t>
            </w:r>
          </w:p>
          <w:p w:rsidR="00F80CBC" w:rsidRDefault="00F80CBC" w:rsidP="00F80CBC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 Система отображае</w:t>
            </w:r>
            <w:r w:rsidR="00FC7FF2">
              <w:rPr>
                <w:lang w:val="ru-RU"/>
              </w:rPr>
              <w:t xml:space="preserve">т карточку расчетного </w:t>
            </w:r>
            <w:r>
              <w:rPr>
                <w:lang w:val="ru-RU"/>
              </w:rPr>
              <w:t>периода</w:t>
            </w:r>
            <w:r w:rsidR="00FC7FF2">
              <w:rPr>
                <w:lang w:val="ru-RU"/>
              </w:rPr>
              <w:t>, содержащую список матриц данного периода и список объектов управления приведением</w:t>
            </w:r>
            <w:r>
              <w:rPr>
                <w:lang w:val="ru-RU"/>
              </w:rPr>
              <w:t>.</w:t>
            </w:r>
          </w:p>
          <w:p w:rsidR="00FC7FF2" w:rsidRDefault="00FC7FF2" w:rsidP="00F80CBC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выбирает объект управления приведением из списка.</w:t>
            </w:r>
          </w:p>
          <w:p w:rsidR="00FC7FF2" w:rsidRDefault="00FC7FF2" w:rsidP="00F80CBC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открывает карточку управления приведением, содержащую </w:t>
            </w:r>
            <w:r w:rsidRPr="00A5176D">
              <w:rPr>
                <w:u w:val="single"/>
                <w:lang w:val="ru-RU"/>
              </w:rPr>
              <w:t>заказ, тип контроля, план</w:t>
            </w:r>
            <w:r>
              <w:rPr>
                <w:u w:val="single"/>
                <w:lang w:val="ru-RU"/>
              </w:rPr>
              <w:t>овые и приведенные значения трудоемкости.</w:t>
            </w:r>
          </w:p>
          <w:p w:rsidR="006C6E25" w:rsidRDefault="001F2EDC" w:rsidP="006C6E2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11 и 13</w:t>
            </w:r>
            <w:r w:rsidR="006C6E25">
              <w:rPr>
                <w:sz w:val="24"/>
                <w:szCs w:val="24"/>
                <w:lang w:val="ru-RU"/>
              </w:rPr>
              <w:t>:</w:t>
            </w:r>
          </w:p>
          <w:p w:rsidR="00AE3DCA" w:rsidRDefault="00B311B7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«Сохранить».</w:t>
            </w:r>
          </w:p>
          <w:p w:rsidR="00AE3DCA" w:rsidRDefault="00B311B7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сохраняет </w:t>
            </w:r>
            <w:r w:rsidR="001F2EDC">
              <w:rPr>
                <w:lang w:val="ru-RU"/>
              </w:rPr>
              <w:t>приведенную матрицу</w:t>
            </w:r>
            <w:r w:rsidRPr="00B311B7">
              <w:rPr>
                <w:lang w:val="ru-RU"/>
              </w:rPr>
              <w:t xml:space="preserve"> со статусом «</w:t>
            </w:r>
            <w:r w:rsidR="001F2EDC">
              <w:rPr>
                <w:lang w:val="ru-RU"/>
              </w:rPr>
              <w:t>Открыта для редактирования</w:t>
            </w:r>
            <w:r w:rsidRPr="00B311B7">
              <w:rPr>
                <w:lang w:val="ru-RU"/>
              </w:rPr>
              <w:t>».</w:t>
            </w:r>
          </w:p>
          <w:p w:rsidR="00B11F41" w:rsidRDefault="001F2EDC" w:rsidP="00B11F41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13</w:t>
            </w:r>
            <w:r w:rsidR="00B11F41">
              <w:rPr>
                <w:sz w:val="24"/>
                <w:szCs w:val="24"/>
                <w:lang w:val="ru-RU"/>
              </w:rPr>
              <w:t>:</w:t>
            </w:r>
          </w:p>
          <w:p w:rsidR="00AE3DCA" w:rsidRDefault="00B311B7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«Закрыть».</w:t>
            </w:r>
          </w:p>
          <w:p w:rsidR="00AC371E" w:rsidRDefault="001F2EDC" w:rsidP="001F2EDC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>отменяет все действия пользователя, ничего не сохраняя в БД, и закрывает окно карточки управления приведением.</w:t>
            </w:r>
          </w:p>
          <w:p w:rsidR="00760EAA" w:rsidRDefault="00760EAA" w:rsidP="00760EAA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11 и 13:</w:t>
            </w:r>
          </w:p>
          <w:p w:rsidR="00760EAA" w:rsidRDefault="00760EAA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Для анализа результатов приведенных значений трудоемкости в разрезе подразделений пользователь выбирает необходимый заказ.</w:t>
            </w:r>
          </w:p>
          <w:p w:rsidR="00760EAA" w:rsidRPr="008354DC" w:rsidRDefault="00760EAA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B311B7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 xml:space="preserve">открывает карточку выбранного заказа и отображает параметры расчета с полями: </w:t>
            </w:r>
            <w:r w:rsidRPr="004F599C">
              <w:rPr>
                <w:u w:val="single"/>
                <w:lang w:val="ru-RU"/>
              </w:rPr>
              <w:t>подразделение, план, приведенные значения</w:t>
            </w:r>
            <w:r>
              <w:rPr>
                <w:lang w:val="ru-RU"/>
              </w:rPr>
              <w:t>.</w:t>
            </w:r>
          </w:p>
          <w:p w:rsidR="00760EAA" w:rsidRDefault="00760EAA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нажимает на кнопку «Закрыть».</w:t>
            </w:r>
          </w:p>
          <w:p w:rsidR="00760EAA" w:rsidRPr="001F2EDC" w:rsidRDefault="00760EAA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 Система возвращается в карточку управления приведением.</w:t>
            </w:r>
          </w:p>
        </w:tc>
      </w:tr>
      <w:tr w:rsidR="008815B2" w:rsidRPr="009F4934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Исключения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54DC" w:rsidRPr="006C6E25" w:rsidRDefault="008354DC" w:rsidP="00760EAA">
            <w:p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</w:p>
        </w:tc>
      </w:tr>
      <w:tr w:rsidR="008815B2" w:rsidRPr="00157E70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Pr="006C6E25" w:rsidRDefault="009900A1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Приоритет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Pr="009900A1" w:rsidRDefault="009900A1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Pr="006C6E25" w:rsidRDefault="009900A1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Pr="00C1631D" w:rsidRDefault="009900A1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Один</w:t>
            </w:r>
            <w:r w:rsidRPr="00C1631D">
              <w:rPr>
                <w:sz w:val="24"/>
                <w:szCs w:val="24"/>
                <w:lang w:val="ru-RU"/>
              </w:rPr>
              <w:t xml:space="preserve"> раз за период (месяц)</w:t>
            </w:r>
          </w:p>
        </w:tc>
      </w:tr>
      <w:tr w:rsidR="008815B2" w:rsidRPr="00395A7C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900A1" w:rsidRDefault="009900A1" w:rsidP="00A85D5D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 w:rsidRPr="006C6E25">
              <w:rPr>
                <w:sz w:val="24"/>
                <w:szCs w:val="24"/>
                <w:lang w:val="ru-RU"/>
              </w:rPr>
              <w:t>Бизн</w:t>
            </w:r>
            <w:r>
              <w:rPr>
                <w:sz w:val="24"/>
                <w:szCs w:val="24"/>
              </w:rPr>
              <w:t>ес-процессы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900A1" w:rsidRDefault="009900A1" w:rsidP="00A85D5D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>
              <w:rPr>
                <w:sz w:val="24"/>
                <w:szCs w:val="24"/>
                <w:lang w:val="ru-RU"/>
              </w:rPr>
              <w:t>6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ru-RU"/>
              </w:rPr>
              <w:t>П7</w:t>
            </w:r>
          </w:p>
        </w:tc>
      </w:tr>
    </w:tbl>
    <w:p w:rsidR="00A84B5B" w:rsidRDefault="00A84B5B">
      <w:pPr>
        <w:rPr>
          <w:lang w:val="ru-RU"/>
        </w:rPr>
      </w:pPr>
    </w:p>
    <w:p w:rsidR="00A61FC9" w:rsidRDefault="00A61FC9">
      <w:pPr>
        <w:rPr>
          <w:lang w:val="ru-RU"/>
        </w:rPr>
      </w:pPr>
    </w:p>
    <w:tbl>
      <w:tblPr>
        <w:tblW w:w="0" w:type="auto"/>
        <w:tblInd w:w="-29" w:type="dxa"/>
        <w:tblLook w:val="0000" w:firstRow="0" w:lastRow="0" w:firstColumn="0" w:lastColumn="0" w:noHBand="0" w:noVBand="0"/>
      </w:tblPr>
      <w:tblGrid>
        <w:gridCol w:w="1656"/>
        <w:gridCol w:w="1513"/>
        <w:gridCol w:w="2963"/>
        <w:gridCol w:w="3468"/>
      </w:tblGrid>
      <w:tr w:rsidR="00645912" w:rsidRPr="00806035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F80CBC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br w:type="page"/>
            </w:r>
            <w:r w:rsidR="00645912"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Pr="00806035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Формирование справки по трудоемкости</w:t>
            </w:r>
          </w:p>
        </w:tc>
      </w:tr>
      <w:tr w:rsidR="00645912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Автор 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23.08.13</w:t>
            </w:r>
          </w:p>
        </w:tc>
      </w:tr>
      <w:tr w:rsidR="00645912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31B7B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06</w:t>
            </w:r>
            <w:r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  <w:lang w:val="ru-RU"/>
              </w:rPr>
              <w:t>9</w:t>
            </w:r>
            <w:r w:rsidR="00645912">
              <w:rPr>
                <w:sz w:val="24"/>
                <w:szCs w:val="24"/>
              </w:rPr>
              <w:t>.13</w:t>
            </w:r>
          </w:p>
        </w:tc>
      </w:tr>
      <w:tr w:rsidR="00645912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45912" w:rsidP="002A7717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Диспетчер</w:t>
            </w:r>
          </w:p>
        </w:tc>
      </w:tr>
      <w:tr w:rsidR="00645912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Pr="00806035" w:rsidRDefault="00645912" w:rsidP="00A85D5D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Формирование справки по трудоемкости подразделений в разрезе заказов на основании результатов распределения по приведенным матрицам.</w:t>
            </w:r>
          </w:p>
        </w:tc>
      </w:tr>
      <w:tr w:rsidR="00645912" w:rsidRPr="0015073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Предварительные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условия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45912" w:rsidP="00631B7B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имеет доступ к системе «АСФПК» с ролью «***».</w:t>
            </w:r>
          </w:p>
        </w:tc>
      </w:tr>
      <w:tr w:rsidR="00645912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45912" w:rsidP="00631B7B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Справка по распределенной трудоемкости в разрезе заказов.</w:t>
            </w:r>
          </w:p>
        </w:tc>
      </w:tr>
      <w:tr w:rsidR="00645912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45912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Пользователь авторизован в системе.</w:t>
            </w:r>
          </w:p>
          <w:p w:rsidR="00645912" w:rsidRDefault="00645912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 меню «</w:t>
            </w:r>
            <w:r w:rsidR="00631B7B">
              <w:rPr>
                <w:sz w:val="24"/>
                <w:szCs w:val="24"/>
                <w:lang w:val="ru-RU"/>
              </w:rPr>
              <w:t>Списание затрат</w:t>
            </w:r>
            <w:r>
              <w:rPr>
                <w:sz w:val="24"/>
                <w:szCs w:val="24"/>
                <w:lang w:val="ru-RU"/>
              </w:rPr>
              <w:t>» выбирает режим «</w:t>
            </w:r>
            <w:r w:rsidR="00BD0D15">
              <w:rPr>
                <w:sz w:val="24"/>
                <w:szCs w:val="24"/>
                <w:lang w:val="ru-RU"/>
              </w:rPr>
              <w:t>Контроль трудоемкости</w:t>
            </w:r>
            <w:r>
              <w:rPr>
                <w:sz w:val="24"/>
                <w:szCs w:val="24"/>
                <w:lang w:val="ru-RU"/>
              </w:rPr>
              <w:t>»</w:t>
            </w:r>
            <w:r w:rsidR="00BD0D15">
              <w:rPr>
                <w:sz w:val="24"/>
                <w:szCs w:val="24"/>
                <w:lang w:val="ru-RU"/>
              </w:rPr>
              <w:t>.</w:t>
            </w:r>
          </w:p>
          <w:p w:rsidR="001876A1" w:rsidRDefault="000473A9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Система отображает список периодов, за которые импортированы распределенные матрицы и их статусы</w:t>
            </w:r>
            <w:r w:rsidR="001876A1">
              <w:rPr>
                <w:lang w:val="ru-RU"/>
              </w:rPr>
              <w:t>.</w:t>
            </w:r>
          </w:p>
          <w:p w:rsidR="001876A1" w:rsidRDefault="000473A9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Пользователь выбирает </w:t>
            </w:r>
            <w:r w:rsidR="00D408CF">
              <w:rPr>
                <w:sz w:val="24"/>
                <w:szCs w:val="24"/>
                <w:lang w:val="ru-RU"/>
              </w:rPr>
              <w:t>режим импорта распределенных значений.</w:t>
            </w:r>
          </w:p>
          <w:p w:rsidR="00D408CF" w:rsidRDefault="00D408CF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импортирует из БД «А1-Персонал» в БД «АСФПК» результаты распределения за период и отображает эту информацию в карточке расчета периода в разрезе заказов с полями: </w:t>
            </w:r>
            <w:r w:rsidRPr="00E92C47">
              <w:rPr>
                <w:u w:val="single"/>
                <w:lang w:val="ru-RU"/>
              </w:rPr>
              <w:t>заказ, тип контроля, план, приведенные значения</w:t>
            </w:r>
            <w:r>
              <w:rPr>
                <w:u w:val="single"/>
                <w:lang w:val="ru-RU"/>
              </w:rPr>
              <w:t>, распределенные значения</w:t>
            </w:r>
            <w:r>
              <w:rPr>
                <w:lang w:val="ru-RU"/>
              </w:rPr>
              <w:t>.</w:t>
            </w:r>
          </w:p>
          <w:p w:rsidR="00D408CF" w:rsidRDefault="00D408CF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проверяет результаты распределения и нажимает на кнопку «Утвердить».</w:t>
            </w:r>
          </w:p>
          <w:p w:rsidR="00645912" w:rsidRPr="00806035" w:rsidRDefault="00D408CF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Система сохраняет параметры расчета в БД «АСФПК»</w:t>
            </w:r>
            <w:r w:rsidR="00A77843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со статусом «Утверждено».</w:t>
            </w:r>
          </w:p>
        </w:tc>
      </w:tr>
      <w:tr w:rsidR="00645912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Альтернативные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направления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80CBC" w:rsidRDefault="00F80CBC" w:rsidP="00216D8D">
            <w:pPr>
              <w:spacing w:line="24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Пользователь </w:t>
            </w:r>
            <w:r w:rsidR="00F80CBC">
              <w:rPr>
                <w:lang w:val="ru-RU"/>
              </w:rPr>
              <w:t>выбирает прошедший период</w:t>
            </w:r>
            <w:r w:rsidRPr="00B311B7">
              <w:rPr>
                <w:lang w:val="ru-RU"/>
              </w:rPr>
              <w:t>.</w:t>
            </w:r>
          </w:p>
          <w:p w:rsidR="00F80CBC" w:rsidRDefault="00F80CBC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 Система отображает карточку расчета выбранного периода в разрезе заказов с полями: </w:t>
            </w:r>
            <w:r w:rsidRPr="00E92C47">
              <w:rPr>
                <w:u w:val="single"/>
                <w:lang w:val="ru-RU"/>
              </w:rPr>
              <w:t>заказ, тип контроля, план, приведенные значения</w:t>
            </w:r>
            <w:r>
              <w:rPr>
                <w:u w:val="single"/>
                <w:lang w:val="ru-RU"/>
              </w:rPr>
              <w:t>, распределенные значения</w:t>
            </w:r>
            <w:r>
              <w:rPr>
                <w:lang w:val="ru-RU"/>
              </w:rPr>
              <w:t>.</w:t>
            </w:r>
          </w:p>
          <w:p w:rsidR="00AE3DCA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</w:t>
            </w:r>
            <w:r w:rsidR="00F80CBC">
              <w:rPr>
                <w:lang w:val="ru-RU"/>
              </w:rPr>
              <w:t>Печать</w:t>
            </w:r>
            <w:r w:rsidRPr="00B311B7">
              <w:rPr>
                <w:lang w:val="ru-RU"/>
              </w:rPr>
              <w:t>».</w:t>
            </w:r>
          </w:p>
          <w:p w:rsidR="00F80CBC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</w:t>
            </w:r>
            <w:r w:rsidR="00F80CBC">
              <w:rPr>
                <w:lang w:val="ru-RU"/>
              </w:rPr>
              <w:t>отправляет документ на печать</w:t>
            </w:r>
            <w:r w:rsidRPr="00B311B7">
              <w:rPr>
                <w:lang w:val="ru-RU"/>
              </w:rPr>
              <w:t>.</w:t>
            </w:r>
          </w:p>
          <w:p w:rsidR="000D6B9B" w:rsidRDefault="000D6B9B" w:rsidP="00216D8D">
            <w:pPr>
              <w:spacing w:line="24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6:</w:t>
            </w:r>
          </w:p>
          <w:p w:rsidR="00AE3DCA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«Сохранить».</w:t>
            </w:r>
          </w:p>
          <w:p w:rsidR="00AE3DCA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Система сохраняет параметры со статусом «Не утверждено».</w:t>
            </w:r>
          </w:p>
          <w:p w:rsidR="000D6B9B" w:rsidRDefault="000D6B9B" w:rsidP="00216D8D">
            <w:pPr>
              <w:spacing w:line="24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6:</w:t>
            </w:r>
          </w:p>
          <w:p w:rsidR="00AE3DCA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«Закрыть».</w:t>
            </w:r>
          </w:p>
          <w:p w:rsidR="000D6B9B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не </w:t>
            </w:r>
            <w:r w:rsidR="000D6B9B">
              <w:rPr>
                <w:lang w:val="ru-RU"/>
              </w:rPr>
              <w:t>сохраняет импортированные данные в БД «АСФПК»</w:t>
            </w:r>
            <w:r w:rsidRPr="00B311B7">
              <w:rPr>
                <w:lang w:val="ru-RU"/>
              </w:rPr>
              <w:t xml:space="preserve"> и возвращает в режим «</w:t>
            </w:r>
            <w:r w:rsidR="000D6B9B">
              <w:rPr>
                <w:sz w:val="24"/>
                <w:szCs w:val="24"/>
                <w:lang w:val="ru-RU"/>
              </w:rPr>
              <w:t>Контроль трудоемкости</w:t>
            </w:r>
            <w:r w:rsidRPr="00B311B7">
              <w:rPr>
                <w:lang w:val="ru-RU"/>
              </w:rPr>
              <w:t>».</w:t>
            </w:r>
          </w:p>
          <w:p w:rsidR="000D6B9B" w:rsidRDefault="000D6B9B" w:rsidP="00216D8D">
            <w:pPr>
              <w:spacing w:line="24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</w:t>
            </w:r>
            <w:r w:rsidR="00DB2DA5">
              <w:rPr>
                <w:sz w:val="24"/>
                <w:szCs w:val="24"/>
                <w:lang w:val="ru-RU"/>
              </w:rPr>
              <w:t>ля шага 7</w:t>
            </w:r>
            <w:r>
              <w:rPr>
                <w:sz w:val="24"/>
                <w:szCs w:val="24"/>
                <w:lang w:val="ru-RU"/>
              </w:rPr>
              <w:t>:</w:t>
            </w:r>
          </w:p>
          <w:p w:rsidR="00AE3DCA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</w:t>
            </w:r>
            <w:r w:rsidR="000D6B9B">
              <w:rPr>
                <w:lang w:val="ru-RU"/>
              </w:rPr>
              <w:t>Печать</w:t>
            </w:r>
            <w:r w:rsidRPr="00B311B7">
              <w:rPr>
                <w:lang w:val="ru-RU"/>
              </w:rPr>
              <w:t>».</w:t>
            </w:r>
          </w:p>
          <w:p w:rsidR="00645912" w:rsidRPr="000D6B9B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</w:t>
            </w:r>
            <w:r w:rsidR="000D6B9B">
              <w:rPr>
                <w:lang w:val="ru-RU"/>
              </w:rPr>
              <w:t>отправляет документ на печать</w:t>
            </w:r>
            <w:r w:rsidRPr="00B311B7">
              <w:rPr>
                <w:lang w:val="ru-RU"/>
              </w:rPr>
              <w:t>.</w:t>
            </w:r>
          </w:p>
        </w:tc>
      </w:tr>
      <w:tr w:rsidR="00645912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Исключения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80CBC" w:rsidRDefault="00F80CBC" w:rsidP="00F80CBC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6:</w:t>
            </w:r>
          </w:p>
          <w:p w:rsidR="00AE3DCA" w:rsidRDefault="00F80CBC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ind w:left="714" w:hanging="357"/>
              <w:jc w:val="both"/>
              <w:rPr>
                <w:lang w:val="ru-RU"/>
              </w:rPr>
            </w:pPr>
            <w:r>
              <w:rPr>
                <w:lang w:val="ru-RU"/>
              </w:rPr>
              <w:t>Для анализа результатов распределенных значений трудоемкости в разрезе подразделений пользователь выбирает необходимый заказ.</w:t>
            </w:r>
          </w:p>
          <w:p w:rsidR="00F80CBC" w:rsidRPr="008354DC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ind w:left="714" w:hanging="357"/>
              <w:jc w:val="both"/>
              <w:rPr>
                <w:sz w:val="24"/>
                <w:szCs w:val="24"/>
                <w:lang w:val="ru-RU"/>
              </w:rPr>
            </w:pPr>
            <w:r w:rsidRPr="00B311B7">
              <w:rPr>
                <w:lang w:val="ru-RU"/>
              </w:rPr>
              <w:t xml:space="preserve">Система </w:t>
            </w:r>
            <w:r w:rsidR="00F80CBC">
              <w:rPr>
                <w:lang w:val="ru-RU"/>
              </w:rPr>
              <w:t xml:space="preserve">открывает карточку выбранного заказа и отображает параметры расчета с полями: </w:t>
            </w:r>
            <w:r w:rsidR="00F80CBC" w:rsidRPr="004F599C">
              <w:rPr>
                <w:u w:val="single"/>
                <w:lang w:val="ru-RU"/>
              </w:rPr>
              <w:t>подразделение, план, приведенные значения</w:t>
            </w:r>
            <w:r w:rsidR="00D456D4">
              <w:rPr>
                <w:u w:val="single"/>
                <w:lang w:val="ru-RU"/>
              </w:rPr>
              <w:t>, распределенные значения</w:t>
            </w:r>
            <w:r w:rsidR="00F80CBC">
              <w:rPr>
                <w:lang w:val="ru-RU"/>
              </w:rPr>
              <w:t>.</w:t>
            </w:r>
          </w:p>
          <w:p w:rsidR="00F80CBC" w:rsidRPr="00D456D4" w:rsidRDefault="00F80CBC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ind w:left="714" w:hanging="357"/>
              <w:jc w:val="both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Пользователь нажимает на кнопку «Закрыть».</w:t>
            </w:r>
          </w:p>
          <w:p w:rsidR="00645912" w:rsidRPr="00F80CBC" w:rsidRDefault="00D456D4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ind w:left="714" w:hanging="357"/>
              <w:jc w:val="both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Система возвращает в карточку расчета периода.</w:t>
            </w:r>
          </w:p>
        </w:tc>
      </w:tr>
      <w:tr w:rsidR="00645912" w:rsidRPr="00157E70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Приоритет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Pr="009900A1" w:rsidRDefault="0067636B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Pr="00C1631D" w:rsidRDefault="00645912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Один</w:t>
            </w:r>
            <w:r w:rsidRPr="00C1631D">
              <w:rPr>
                <w:sz w:val="24"/>
                <w:szCs w:val="24"/>
                <w:lang w:val="ru-RU"/>
              </w:rPr>
              <w:t xml:space="preserve"> раз за период (месяц)</w:t>
            </w:r>
          </w:p>
        </w:tc>
      </w:tr>
      <w:tr w:rsidR="00645912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Бизнес-процессы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>
              <w:rPr>
                <w:sz w:val="24"/>
                <w:szCs w:val="24"/>
                <w:lang w:val="ru-RU"/>
              </w:rPr>
              <w:t>10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ru-RU"/>
              </w:rPr>
              <w:t>П11</w:t>
            </w:r>
          </w:p>
        </w:tc>
      </w:tr>
    </w:tbl>
    <w:p w:rsidR="00830F1E" w:rsidRDefault="00830F1E">
      <w:pPr>
        <w:rPr>
          <w:lang w:val="ru-RU"/>
        </w:rPr>
      </w:pPr>
      <w:r>
        <w:rPr>
          <w:lang w:val="ru-RU"/>
        </w:rPr>
        <w:br w:type="page"/>
      </w:r>
    </w:p>
    <w:p w:rsidR="00830F1E" w:rsidRPr="00830F1E" w:rsidRDefault="00FC23F6" w:rsidP="00830F1E">
      <w:pPr>
        <w:pStyle w:val="32"/>
        <w:rPr>
          <w:lang w:val="ru-RU"/>
        </w:rPr>
      </w:pPr>
      <w:bookmarkStart w:id="73" w:name="_Toc370285485"/>
      <w:r w:rsidRPr="00830F1E">
        <w:rPr>
          <w:lang w:val="ru-RU"/>
        </w:rPr>
        <w:t>Сотрудник</w:t>
      </w:r>
      <w:r w:rsidR="00B25517" w:rsidRPr="00830F1E">
        <w:rPr>
          <w:lang w:val="ru-RU"/>
        </w:rPr>
        <w:t xml:space="preserve"> планового отдела</w:t>
      </w:r>
      <w:bookmarkEnd w:id="73"/>
    </w:p>
    <w:tbl>
      <w:tblPr>
        <w:tblW w:w="0" w:type="auto"/>
        <w:tblInd w:w="-29" w:type="dxa"/>
        <w:tblLook w:val="0000" w:firstRow="0" w:lastRow="0" w:firstColumn="0" w:lastColumn="0" w:noHBand="0" w:noVBand="0"/>
      </w:tblPr>
      <w:tblGrid>
        <w:gridCol w:w="1644"/>
        <w:gridCol w:w="1513"/>
        <w:gridCol w:w="2940"/>
        <w:gridCol w:w="3503"/>
      </w:tblGrid>
      <w:tr w:rsidR="00B25517" w:rsidRPr="00806035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Pr="00806035" w:rsidRDefault="00B25517" w:rsidP="00FC23F6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Формирование </w:t>
            </w:r>
            <w:r w:rsidR="00FC23F6">
              <w:rPr>
                <w:sz w:val="24"/>
                <w:szCs w:val="24"/>
                <w:lang w:val="ru-RU"/>
              </w:rPr>
              <w:t>параметров распределения</w:t>
            </w:r>
          </w:p>
        </w:tc>
      </w:tr>
      <w:tr w:rsidR="00B25517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971FF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23.08.13</w:t>
            </w:r>
          </w:p>
        </w:tc>
      </w:tr>
      <w:tr w:rsidR="00B25517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Default="009F4934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04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ru-RU"/>
              </w:rPr>
              <w:t>10</w:t>
            </w:r>
            <w:r w:rsidR="00B25517">
              <w:rPr>
                <w:sz w:val="24"/>
                <w:szCs w:val="24"/>
              </w:rPr>
              <w:t>.13</w:t>
            </w:r>
          </w:p>
        </w:tc>
      </w:tr>
      <w:tr w:rsidR="00B25517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Default="00FC23F6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Сотрудник планового отдела</w:t>
            </w:r>
          </w:p>
        </w:tc>
      </w:tr>
      <w:tr w:rsidR="00B25517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Pr="00806035" w:rsidRDefault="00867659" w:rsidP="00BA64AC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Формирование в системе</w:t>
            </w:r>
            <w:r w:rsidRPr="004C0E56">
              <w:rPr>
                <w:sz w:val="24"/>
                <w:szCs w:val="24"/>
                <w:lang w:val="ru-RU"/>
              </w:rPr>
              <w:t xml:space="preserve"> «АСФПК» </w:t>
            </w:r>
            <w:r>
              <w:rPr>
                <w:sz w:val="24"/>
                <w:szCs w:val="24"/>
                <w:lang w:val="ru-RU"/>
              </w:rPr>
              <w:t>параметров распределения</w:t>
            </w:r>
            <w:r w:rsidRPr="004C0E56">
              <w:rPr>
                <w:sz w:val="24"/>
                <w:szCs w:val="24"/>
                <w:lang w:val="ru-RU"/>
              </w:rPr>
              <w:t>.</w:t>
            </w:r>
          </w:p>
        </w:tc>
      </w:tr>
      <w:tr w:rsidR="00B25517" w:rsidRPr="00C347B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Предварительные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условия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Default="00B25517" w:rsidP="009F4934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имеет доступ к системе «АСФПК» с ролью «</w:t>
            </w:r>
            <w:r w:rsidR="009F4934">
              <w:rPr>
                <w:sz w:val="24"/>
                <w:szCs w:val="24"/>
                <w:lang w:val="ru-RU"/>
              </w:rPr>
              <w:t>Редактор параметров распределения</w:t>
            </w:r>
            <w:r>
              <w:rPr>
                <w:sz w:val="24"/>
                <w:szCs w:val="24"/>
                <w:lang w:val="ru-RU"/>
              </w:rPr>
              <w:t>».</w:t>
            </w:r>
          </w:p>
        </w:tc>
      </w:tr>
      <w:tr w:rsidR="00B25517" w:rsidRPr="0015073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Default="00A77843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Сформированные параметры распределения.</w:t>
            </w:r>
          </w:p>
        </w:tc>
      </w:tr>
      <w:tr w:rsidR="00B25517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Default="00150730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  <w:pPrChange w:id="74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>
              <w:rPr>
                <w:sz w:val="24"/>
                <w:szCs w:val="24"/>
              </w:rPr>
              <w:t xml:space="preserve">Пользователь </w:t>
            </w:r>
            <w:r w:rsidR="00B25517">
              <w:rPr>
                <w:sz w:val="24"/>
                <w:szCs w:val="24"/>
              </w:rPr>
              <w:t>авторизован в системе.</w:t>
            </w:r>
          </w:p>
          <w:p w:rsidR="00B25517" w:rsidRDefault="00B25517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  <w:pPrChange w:id="75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>
              <w:rPr>
                <w:sz w:val="24"/>
                <w:szCs w:val="24"/>
                <w:lang w:val="ru-RU"/>
              </w:rPr>
              <w:t>Пользователь в меню «</w:t>
            </w:r>
            <w:r w:rsidR="009F4934">
              <w:rPr>
                <w:sz w:val="24"/>
                <w:szCs w:val="24"/>
                <w:lang w:val="ru-RU"/>
              </w:rPr>
              <w:t>Интеграция с А1</w:t>
            </w:r>
            <w:r>
              <w:rPr>
                <w:sz w:val="24"/>
                <w:szCs w:val="24"/>
                <w:lang w:val="ru-RU"/>
              </w:rPr>
              <w:t>» выбирает режим «</w:t>
            </w:r>
            <w:r w:rsidR="009F4934">
              <w:rPr>
                <w:sz w:val="24"/>
                <w:szCs w:val="24"/>
                <w:lang w:val="ru-RU"/>
              </w:rPr>
              <w:t>Списание затрат</w:t>
            </w:r>
            <w:r>
              <w:rPr>
                <w:sz w:val="24"/>
                <w:szCs w:val="24"/>
                <w:lang w:val="ru-RU"/>
              </w:rPr>
              <w:t>»</w:t>
            </w:r>
            <w:r w:rsidR="009F4934">
              <w:rPr>
                <w:sz w:val="24"/>
                <w:szCs w:val="24"/>
                <w:lang w:val="ru-RU"/>
              </w:rPr>
              <w:t>-</w:t>
            </w:r>
            <w:r w:rsidR="009F4934" w:rsidRPr="009F4934">
              <w:rPr>
                <w:sz w:val="24"/>
                <w:szCs w:val="24"/>
                <w:lang w:val="ru-RU"/>
              </w:rPr>
              <w:t>&gt;</w:t>
            </w:r>
            <w:r w:rsidR="009F4934">
              <w:rPr>
                <w:sz w:val="24"/>
                <w:szCs w:val="24"/>
                <w:lang w:val="ru-RU"/>
              </w:rPr>
              <w:t xml:space="preserve"> «Расчетные периоды»</w:t>
            </w:r>
          </w:p>
          <w:p w:rsidR="00B25517" w:rsidRDefault="00A971FF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76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>
              <w:rPr>
                <w:lang w:val="ru-RU"/>
              </w:rPr>
              <w:t xml:space="preserve">Система </w:t>
            </w:r>
            <w:r w:rsidR="0077568B">
              <w:rPr>
                <w:lang w:val="ru-RU"/>
              </w:rPr>
              <w:t xml:space="preserve">отображает </w:t>
            </w:r>
            <w:r w:rsidR="002E633D">
              <w:rPr>
                <w:lang w:val="ru-RU"/>
              </w:rPr>
              <w:t xml:space="preserve">список </w:t>
            </w:r>
            <w:r w:rsidR="000A3A43">
              <w:rPr>
                <w:lang w:val="ru-RU"/>
              </w:rPr>
              <w:t xml:space="preserve">расчетных </w:t>
            </w:r>
            <w:r w:rsidR="002E633D">
              <w:rPr>
                <w:lang w:val="ru-RU"/>
              </w:rPr>
              <w:t>периодов</w:t>
            </w:r>
            <w:r w:rsidR="00150730">
              <w:rPr>
                <w:lang w:val="ru-RU"/>
              </w:rPr>
              <w:t xml:space="preserve"> и </w:t>
            </w:r>
            <w:r w:rsidR="000A3A43">
              <w:rPr>
                <w:lang w:val="ru-RU"/>
              </w:rPr>
              <w:t xml:space="preserve">их </w:t>
            </w:r>
            <w:r w:rsidR="00150730">
              <w:rPr>
                <w:lang w:val="ru-RU"/>
              </w:rPr>
              <w:t>статусы</w:t>
            </w:r>
            <w:r w:rsidR="002E633D">
              <w:rPr>
                <w:lang w:val="ru-RU"/>
              </w:rPr>
              <w:t xml:space="preserve">, </w:t>
            </w:r>
            <w:r w:rsidR="000A3A43">
              <w:rPr>
                <w:lang w:val="ru-RU"/>
              </w:rPr>
              <w:t xml:space="preserve"> а также  статус контроля параметров расчета</w:t>
            </w:r>
            <w:r w:rsidR="002E633D">
              <w:rPr>
                <w:lang w:val="ru-RU"/>
              </w:rPr>
              <w:t>.</w:t>
            </w:r>
          </w:p>
          <w:p w:rsidR="002E633D" w:rsidRDefault="002E633D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77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>
              <w:rPr>
                <w:lang w:val="ru-RU"/>
              </w:rPr>
              <w:t>Пользователь</w:t>
            </w:r>
            <w:r w:rsidR="00304FA8">
              <w:rPr>
                <w:lang w:val="ru-RU"/>
              </w:rPr>
              <w:t xml:space="preserve"> выбирает режим</w:t>
            </w:r>
            <w:r>
              <w:rPr>
                <w:lang w:val="ru-RU"/>
              </w:rPr>
              <w:t xml:space="preserve"> </w:t>
            </w:r>
            <w:r w:rsidR="000A3A43">
              <w:rPr>
                <w:lang w:val="ru-RU"/>
              </w:rPr>
              <w:t>«С</w:t>
            </w:r>
            <w:r>
              <w:rPr>
                <w:lang w:val="ru-RU"/>
              </w:rPr>
              <w:t>озда</w:t>
            </w:r>
            <w:r w:rsidR="00304FA8">
              <w:rPr>
                <w:lang w:val="ru-RU"/>
              </w:rPr>
              <w:t>ть</w:t>
            </w:r>
            <w:r>
              <w:rPr>
                <w:lang w:val="ru-RU"/>
              </w:rPr>
              <w:t xml:space="preserve"> </w:t>
            </w:r>
            <w:r w:rsidR="000A3A43">
              <w:rPr>
                <w:lang w:val="ru-RU"/>
              </w:rPr>
              <w:t xml:space="preserve">расчетный </w:t>
            </w:r>
            <w:r>
              <w:rPr>
                <w:lang w:val="ru-RU"/>
              </w:rPr>
              <w:t>период</w:t>
            </w:r>
            <w:r w:rsidR="000A3A43">
              <w:rPr>
                <w:lang w:val="ru-RU"/>
              </w:rPr>
              <w:t>»</w:t>
            </w:r>
            <w:r>
              <w:rPr>
                <w:lang w:val="ru-RU"/>
              </w:rPr>
              <w:t>.</w:t>
            </w:r>
          </w:p>
          <w:p w:rsidR="000A3A43" w:rsidRDefault="000A3A43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78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>
              <w:rPr>
                <w:lang w:val="ru-RU"/>
              </w:rPr>
              <w:t>Система определяет и формирует следующий расчетный период</w:t>
            </w:r>
            <w:r w:rsidR="00727035">
              <w:rPr>
                <w:lang w:val="ru-RU"/>
              </w:rPr>
              <w:t xml:space="preserve">, </w:t>
            </w:r>
            <w:r w:rsidR="00AA3EA0">
              <w:rPr>
                <w:lang w:val="ru-RU"/>
              </w:rPr>
              <w:t>создает объект параметров расчета за данный период</w:t>
            </w:r>
            <w:r w:rsidR="00727035">
              <w:rPr>
                <w:lang w:val="ru-RU"/>
              </w:rPr>
              <w:t xml:space="preserve"> и открывает карточку параметров расчета</w:t>
            </w:r>
            <w:r>
              <w:rPr>
                <w:lang w:val="ru-RU"/>
              </w:rPr>
              <w:t>.</w:t>
            </w:r>
          </w:p>
          <w:p w:rsidR="000A3A43" w:rsidRDefault="000A3A43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79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>
              <w:rPr>
                <w:lang w:val="ru-RU"/>
              </w:rPr>
              <w:t xml:space="preserve">Пользователь, находясь в </w:t>
            </w:r>
            <w:r w:rsidR="00607C09">
              <w:rPr>
                <w:lang w:val="ru-RU"/>
              </w:rPr>
              <w:t>карточке параметров расчета нажимает кнопку «Сформировать параметры расчета».</w:t>
            </w:r>
          </w:p>
          <w:p w:rsidR="002E633D" w:rsidRDefault="002E633D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80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>
              <w:rPr>
                <w:lang w:val="ru-RU"/>
              </w:rPr>
              <w:t xml:space="preserve">Система формирует </w:t>
            </w:r>
            <w:r w:rsidR="00BA64AC">
              <w:rPr>
                <w:lang w:val="ru-RU"/>
              </w:rPr>
              <w:t>параметры рас</w:t>
            </w:r>
            <w:r w:rsidR="00607C09">
              <w:rPr>
                <w:lang w:val="ru-RU"/>
              </w:rPr>
              <w:t>чета</w:t>
            </w:r>
            <w:r w:rsidR="00150730">
              <w:rPr>
                <w:lang w:val="ru-RU"/>
              </w:rPr>
              <w:t xml:space="preserve"> (</w:t>
            </w:r>
            <w:r w:rsidR="00607C09">
              <w:rPr>
                <w:lang w:val="ru-RU"/>
              </w:rPr>
              <w:t xml:space="preserve">норма неконтролируемых заказов, список </w:t>
            </w:r>
            <w:r w:rsidR="00811F1F">
              <w:rPr>
                <w:lang w:val="ru-RU"/>
              </w:rPr>
              <w:t xml:space="preserve">контролируемых </w:t>
            </w:r>
            <w:r w:rsidR="00150730">
              <w:rPr>
                <w:lang w:val="ru-RU"/>
              </w:rPr>
              <w:t>заказ</w:t>
            </w:r>
            <w:r w:rsidR="00607C09">
              <w:rPr>
                <w:lang w:val="ru-RU"/>
              </w:rPr>
              <w:t xml:space="preserve">ов с указанием </w:t>
            </w:r>
            <w:r w:rsidR="00150730">
              <w:rPr>
                <w:lang w:val="ru-RU"/>
              </w:rPr>
              <w:t>тип</w:t>
            </w:r>
            <w:r w:rsidR="00607C09">
              <w:rPr>
                <w:lang w:val="ru-RU"/>
              </w:rPr>
              <w:t>а</w:t>
            </w:r>
            <w:r w:rsidR="00150730">
              <w:rPr>
                <w:lang w:val="ru-RU"/>
              </w:rPr>
              <w:t xml:space="preserve"> контроля</w:t>
            </w:r>
            <w:r w:rsidR="00811F1F">
              <w:rPr>
                <w:lang w:val="ru-RU"/>
              </w:rPr>
              <w:t>, нормы КБ, нормы</w:t>
            </w:r>
            <w:r w:rsidR="00150730">
              <w:rPr>
                <w:lang w:val="ru-RU"/>
              </w:rPr>
              <w:t xml:space="preserve"> ОЗМ)</w:t>
            </w:r>
            <w:r>
              <w:rPr>
                <w:lang w:val="ru-RU"/>
              </w:rPr>
              <w:t xml:space="preserve"> на основании данных справочников по темам и заказам и выводит </w:t>
            </w:r>
            <w:r w:rsidR="00BA64AC">
              <w:rPr>
                <w:lang w:val="ru-RU"/>
              </w:rPr>
              <w:t>их</w:t>
            </w:r>
            <w:r w:rsidR="000E5C68">
              <w:rPr>
                <w:lang w:val="ru-RU"/>
              </w:rPr>
              <w:t xml:space="preserve"> в карточке</w:t>
            </w:r>
            <w:r w:rsidR="0077568B">
              <w:rPr>
                <w:lang w:val="ru-RU"/>
              </w:rPr>
              <w:t xml:space="preserve"> параметров рас</w:t>
            </w:r>
            <w:r w:rsidR="00607C09">
              <w:rPr>
                <w:lang w:val="ru-RU"/>
              </w:rPr>
              <w:t>чета</w:t>
            </w:r>
            <w:r w:rsidR="00304FA8">
              <w:rPr>
                <w:lang w:val="ru-RU"/>
              </w:rPr>
              <w:t xml:space="preserve"> для </w:t>
            </w:r>
            <w:r w:rsidR="00607C09">
              <w:rPr>
                <w:lang w:val="ru-RU"/>
              </w:rPr>
              <w:t>данного</w:t>
            </w:r>
            <w:r w:rsidR="00304FA8">
              <w:rPr>
                <w:lang w:val="ru-RU"/>
              </w:rPr>
              <w:t xml:space="preserve"> периода</w:t>
            </w:r>
            <w:r w:rsidR="000E5C68">
              <w:rPr>
                <w:lang w:val="ru-RU"/>
              </w:rPr>
              <w:t>.</w:t>
            </w:r>
          </w:p>
          <w:p w:rsidR="000E5C68" w:rsidRDefault="000E5C68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81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>
              <w:rPr>
                <w:lang w:val="ru-RU"/>
              </w:rPr>
              <w:t xml:space="preserve">Пользователь проверяет сформированный список и </w:t>
            </w:r>
            <w:r w:rsidR="004B709B">
              <w:rPr>
                <w:lang w:val="ru-RU"/>
              </w:rPr>
              <w:t>нажимает на кнопку «Утвердить»</w:t>
            </w:r>
            <w:r>
              <w:rPr>
                <w:lang w:val="ru-RU"/>
              </w:rPr>
              <w:t>.</w:t>
            </w:r>
          </w:p>
          <w:p w:rsidR="00811F1F" w:rsidRDefault="004B709B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del w:id="82" w:author="LILBUS" w:date="2013-11-30T20:36:00Z"/>
                <w:lang w:val="ru-RU"/>
              </w:rPr>
            </w:pPr>
            <w:r>
              <w:rPr>
                <w:lang w:val="ru-RU"/>
              </w:rPr>
              <w:t xml:space="preserve">Система сохраняет все параметры </w:t>
            </w:r>
            <w:r w:rsidR="00811F1F">
              <w:rPr>
                <w:lang w:val="ru-RU"/>
              </w:rPr>
              <w:t>расчета</w:t>
            </w:r>
            <w:r>
              <w:rPr>
                <w:lang w:val="ru-RU"/>
              </w:rPr>
              <w:t xml:space="preserve"> в БД</w:t>
            </w:r>
            <w:r w:rsidR="00150730">
              <w:rPr>
                <w:lang w:val="ru-RU"/>
              </w:rPr>
              <w:t xml:space="preserve"> </w:t>
            </w:r>
            <w:r w:rsidR="00811F1F">
              <w:rPr>
                <w:lang w:val="ru-RU"/>
              </w:rPr>
              <w:t>со статусом «Утвержден список контролируемых заказов</w:t>
            </w:r>
            <w:r>
              <w:rPr>
                <w:lang w:val="ru-RU"/>
              </w:rPr>
              <w:t>».</w:t>
            </w:r>
            <w:r w:rsidR="00811F1F">
              <w:rPr>
                <w:lang w:val="ru-RU"/>
              </w:rPr>
              <w:t xml:space="preserve"> После чего система обновляет справочник заказов в соответствии с утвержденными параметрами расчета</w:t>
            </w:r>
            <w:r w:rsidR="009B1C1D">
              <w:rPr>
                <w:lang w:val="ru-RU"/>
              </w:rPr>
              <w:t>.</w:t>
            </w:r>
          </w:p>
          <w:p w:rsidR="009B1C1D" w:rsidRDefault="009B1C1D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del w:id="83" w:author="LILBUS" w:date="2013-11-30T20:36:00Z"/>
                <w:lang w:val="ru-RU"/>
              </w:rPr>
            </w:pPr>
            <w:del w:id="84" w:author="LILBUS" w:date="2013-11-30T20:36:00Z">
              <w:r w:rsidRPr="00B311B7">
                <w:rPr>
                  <w:lang w:val="ru-RU"/>
                </w:rPr>
                <w:delText>Пользователь нажимает на кнопку «</w:delText>
              </w:r>
              <w:r>
                <w:rPr>
                  <w:lang w:val="ru-RU"/>
                </w:rPr>
                <w:delText>Печать</w:delText>
              </w:r>
              <w:r w:rsidRPr="00B311B7">
                <w:rPr>
                  <w:lang w:val="ru-RU"/>
                </w:rPr>
                <w:delText>».</w:delText>
              </w:r>
            </w:del>
          </w:p>
          <w:p w:rsidR="009B1C1D" w:rsidRPr="009B1C1D" w:rsidRDefault="009B1C1D" w:rsidP="00943537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85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del w:id="86" w:author="LILBUS" w:date="2013-11-30T20:36:00Z">
              <w:r w:rsidRPr="00B311B7">
                <w:rPr>
                  <w:lang w:val="ru-RU"/>
                </w:rPr>
                <w:delText xml:space="preserve">Система </w:delText>
              </w:r>
              <w:r>
                <w:rPr>
                  <w:lang w:val="ru-RU"/>
                </w:rPr>
                <w:delText>формирует документ и открывает окно предварительного просмотра</w:delText>
              </w:r>
              <w:r w:rsidRPr="00B311B7">
                <w:rPr>
                  <w:lang w:val="ru-RU"/>
                </w:rPr>
                <w:delText>.</w:delText>
              </w:r>
            </w:del>
          </w:p>
        </w:tc>
      </w:tr>
      <w:tr w:rsidR="00B25517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Альтернативные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направления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7843" w:rsidRDefault="00A77843" w:rsidP="00A77843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B311B7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87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 w:rsidRPr="00B311B7">
              <w:rPr>
                <w:lang w:val="ru-RU"/>
              </w:rPr>
              <w:t xml:space="preserve">Пользователь </w:t>
            </w:r>
            <w:r w:rsidR="00A77843">
              <w:rPr>
                <w:lang w:val="ru-RU"/>
              </w:rPr>
              <w:t>выбирает прошедший период</w:t>
            </w:r>
            <w:r w:rsidR="009B1C1D">
              <w:rPr>
                <w:lang w:val="ru-RU"/>
              </w:rPr>
              <w:t xml:space="preserve"> и в контекстном меню «Навигация» выбирает пункт параметры расчета</w:t>
            </w:r>
            <w:r w:rsidRPr="00B311B7">
              <w:rPr>
                <w:lang w:val="ru-RU"/>
              </w:rPr>
              <w:t>.</w:t>
            </w:r>
          </w:p>
          <w:p w:rsidR="00A77843" w:rsidRDefault="00A77843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88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>
              <w:rPr>
                <w:lang w:val="ru-RU"/>
              </w:rPr>
              <w:t xml:space="preserve"> Система от</w:t>
            </w:r>
            <w:r w:rsidR="00623E69">
              <w:rPr>
                <w:lang w:val="ru-RU"/>
              </w:rPr>
              <w:t xml:space="preserve">ображает карточку параметров </w:t>
            </w:r>
            <w:r w:rsidR="00AB428C">
              <w:rPr>
                <w:lang w:val="ru-RU"/>
              </w:rPr>
              <w:t>расчета</w:t>
            </w:r>
            <w:r>
              <w:rPr>
                <w:lang w:val="ru-RU"/>
              </w:rPr>
              <w:t xml:space="preserve"> выбранного периода.</w:t>
            </w:r>
          </w:p>
          <w:p w:rsidR="00AE3DCA" w:rsidRDefault="00B311B7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89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 w:rsidRPr="00B311B7">
              <w:rPr>
                <w:lang w:val="ru-RU"/>
              </w:rPr>
              <w:t>Пользователь нажимает на кнопку «</w:t>
            </w:r>
            <w:r w:rsidR="00A77843">
              <w:rPr>
                <w:lang w:val="ru-RU"/>
              </w:rPr>
              <w:t>Печать</w:t>
            </w:r>
            <w:r w:rsidRPr="00B311B7">
              <w:rPr>
                <w:lang w:val="ru-RU"/>
              </w:rPr>
              <w:t>».</w:t>
            </w:r>
          </w:p>
          <w:p w:rsidR="00A77843" w:rsidRDefault="00B311B7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90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 w:rsidRPr="00B311B7">
              <w:rPr>
                <w:lang w:val="ru-RU"/>
              </w:rPr>
              <w:t xml:space="preserve">Система </w:t>
            </w:r>
            <w:r w:rsidR="009B1C1D">
              <w:rPr>
                <w:lang w:val="ru-RU"/>
              </w:rPr>
              <w:t>формирует</w:t>
            </w:r>
            <w:r w:rsidR="00A77843">
              <w:rPr>
                <w:lang w:val="ru-RU"/>
              </w:rPr>
              <w:t xml:space="preserve"> документ </w:t>
            </w:r>
            <w:r w:rsidR="009B1C1D">
              <w:rPr>
                <w:lang w:val="ru-RU"/>
              </w:rPr>
              <w:t>и открывает окно предварительного просмотра</w:t>
            </w:r>
            <w:r w:rsidRPr="00B311B7">
              <w:rPr>
                <w:lang w:val="ru-RU"/>
              </w:rPr>
              <w:t>.</w:t>
            </w:r>
          </w:p>
          <w:p w:rsidR="00B25517" w:rsidRDefault="009B1C1D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8</w:t>
            </w:r>
            <w:r w:rsidR="004B709B">
              <w:rPr>
                <w:sz w:val="24"/>
                <w:szCs w:val="24"/>
                <w:lang w:val="ru-RU"/>
              </w:rPr>
              <w:t>:</w:t>
            </w:r>
          </w:p>
          <w:p w:rsidR="00AE3DCA" w:rsidRDefault="00B311B7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91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 w:rsidRPr="00B311B7">
              <w:rPr>
                <w:lang w:val="ru-RU"/>
              </w:rPr>
              <w:t>Пользователь нажимает на кнопку «Сохранить».</w:t>
            </w:r>
          </w:p>
          <w:p w:rsidR="00AE3DCA" w:rsidRDefault="00B311B7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92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 w:rsidRPr="00B311B7">
              <w:rPr>
                <w:lang w:val="ru-RU"/>
              </w:rPr>
              <w:t xml:space="preserve">Система сохраняет </w:t>
            </w:r>
            <w:r w:rsidR="00FB30AF">
              <w:rPr>
                <w:lang w:val="ru-RU"/>
              </w:rPr>
              <w:t xml:space="preserve">все </w:t>
            </w:r>
            <w:r w:rsidRPr="00B311B7">
              <w:rPr>
                <w:lang w:val="ru-RU"/>
              </w:rPr>
              <w:t>параметры со статусом «</w:t>
            </w:r>
            <w:r w:rsidR="009B1C1D">
              <w:rPr>
                <w:lang w:val="ru-RU"/>
              </w:rPr>
              <w:t>Открыт для редактирования</w:t>
            </w:r>
            <w:r w:rsidRPr="00B311B7">
              <w:rPr>
                <w:lang w:val="ru-RU"/>
              </w:rPr>
              <w:t>».</w:t>
            </w:r>
          </w:p>
          <w:p w:rsidR="0042452F" w:rsidRDefault="009B1C1D" w:rsidP="0042452F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8</w:t>
            </w:r>
            <w:r w:rsidR="0042452F">
              <w:rPr>
                <w:sz w:val="24"/>
                <w:szCs w:val="24"/>
                <w:lang w:val="ru-RU"/>
              </w:rPr>
              <w:t>:</w:t>
            </w:r>
          </w:p>
          <w:p w:rsidR="00AE3DCA" w:rsidRDefault="00B311B7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93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 w:rsidRPr="00B311B7">
              <w:rPr>
                <w:lang w:val="ru-RU"/>
              </w:rPr>
              <w:t>Пользователь нажимает на кнопку «Закрыть».</w:t>
            </w:r>
          </w:p>
          <w:p w:rsidR="00AE3DCA" w:rsidRDefault="009151B7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94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 w:rsidRPr="00B311B7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>отменяет все действия пользователя, ничего не сохраняя в БД, и закрывает окно карточки параметров расчета</w:t>
            </w:r>
            <w:r w:rsidR="009B1C1D">
              <w:rPr>
                <w:lang w:val="ru-RU"/>
              </w:rPr>
              <w:t>.</w:t>
            </w:r>
          </w:p>
          <w:p w:rsidR="0042452F" w:rsidRDefault="0042452F" w:rsidP="0042452F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</w:t>
            </w:r>
            <w:r w:rsidR="00E074B3">
              <w:rPr>
                <w:sz w:val="24"/>
                <w:szCs w:val="24"/>
                <w:lang w:val="ru-RU"/>
              </w:rPr>
              <w:t>ля шага 8</w:t>
            </w:r>
            <w:r>
              <w:rPr>
                <w:sz w:val="24"/>
                <w:szCs w:val="24"/>
                <w:lang w:val="ru-RU"/>
              </w:rPr>
              <w:t>:</w:t>
            </w:r>
          </w:p>
          <w:p w:rsidR="00AE3DCA" w:rsidRDefault="00B311B7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95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 w:rsidRPr="00B311B7">
              <w:rPr>
                <w:lang w:val="ru-RU"/>
              </w:rPr>
              <w:t xml:space="preserve">Пользователь </w:t>
            </w:r>
            <w:r w:rsidR="00E074B3">
              <w:rPr>
                <w:lang w:val="ru-RU"/>
              </w:rPr>
              <w:t>нажимает кнопку «Создать» в спис</w:t>
            </w:r>
            <w:r w:rsidRPr="00B311B7">
              <w:rPr>
                <w:lang w:val="ru-RU"/>
              </w:rPr>
              <w:t>к</w:t>
            </w:r>
            <w:r w:rsidR="00E074B3">
              <w:rPr>
                <w:lang w:val="ru-RU"/>
              </w:rPr>
              <w:t>е контролируемых</w:t>
            </w:r>
            <w:r w:rsidR="00E074B3" w:rsidRPr="00B311B7">
              <w:rPr>
                <w:lang w:val="ru-RU"/>
              </w:rPr>
              <w:t xml:space="preserve"> заказов</w:t>
            </w:r>
            <w:r w:rsidRPr="00B311B7">
              <w:rPr>
                <w:lang w:val="ru-RU"/>
              </w:rPr>
              <w:t>.</w:t>
            </w:r>
          </w:p>
          <w:p w:rsidR="00AE3DCA" w:rsidRDefault="00B311B7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96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 w:rsidRPr="00B311B7">
              <w:rPr>
                <w:lang w:val="ru-RU"/>
              </w:rPr>
              <w:t>Система открывает модальное окно и предлагает для ввода поле «Заказ»</w:t>
            </w:r>
            <w:r w:rsidR="00B739B0">
              <w:rPr>
                <w:lang w:val="ru-RU"/>
              </w:rPr>
              <w:t>,</w:t>
            </w:r>
            <w:r w:rsidRPr="00B311B7">
              <w:rPr>
                <w:lang w:val="ru-RU"/>
              </w:rPr>
              <w:t xml:space="preserve"> поле «Тип контроля»</w:t>
            </w:r>
            <w:r w:rsidR="00B739B0">
              <w:rPr>
                <w:lang w:val="ru-RU"/>
              </w:rPr>
              <w:t>, поля «Норма КБ» и «Норма ОЗМ»</w:t>
            </w:r>
            <w:r w:rsidRPr="00B311B7">
              <w:rPr>
                <w:lang w:val="ru-RU"/>
              </w:rPr>
              <w:t>.</w:t>
            </w:r>
          </w:p>
          <w:p w:rsidR="00AE3DCA" w:rsidRDefault="005C084E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lang w:val="ru-RU"/>
              </w:rPr>
              <w:pPrChange w:id="97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>
              <w:rPr>
                <w:lang w:val="ru-RU"/>
              </w:rPr>
              <w:t>Пользователь выбирает заказ,</w:t>
            </w:r>
            <w:r w:rsidR="00B311B7" w:rsidRPr="00B311B7">
              <w:rPr>
                <w:lang w:val="ru-RU"/>
              </w:rPr>
              <w:t xml:space="preserve"> тип контроля</w:t>
            </w:r>
            <w:r>
              <w:rPr>
                <w:lang w:val="ru-RU"/>
              </w:rPr>
              <w:t>, вводит нормы</w:t>
            </w:r>
            <w:r w:rsidR="00E074B3">
              <w:rPr>
                <w:lang w:val="ru-RU"/>
              </w:rPr>
              <w:t xml:space="preserve"> КБ и ОЗМ</w:t>
            </w:r>
            <w:r w:rsidR="00B311B7" w:rsidRPr="00B311B7">
              <w:rPr>
                <w:lang w:val="ru-RU"/>
              </w:rPr>
              <w:t>, нажимает на кнопку «Сохранить».</w:t>
            </w:r>
          </w:p>
          <w:p w:rsidR="00AE3DCA" w:rsidRDefault="00B311B7" w:rsidP="00EF5022">
            <w:pPr>
              <w:numPr>
                <w:ilvl w:val="0"/>
                <w:numId w:val="69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  <w:pPrChange w:id="98" w:author="LILBUS" w:date="2013-11-30T20:36:00Z">
                <w:pPr>
                  <w:numPr>
                    <w:numId w:val="11"/>
                  </w:numPr>
                  <w:tabs>
                    <w:tab w:val="num" w:pos="0"/>
                  </w:tabs>
                  <w:suppressAutoHyphens/>
                  <w:spacing w:line="100" w:lineRule="atLeast"/>
                  <w:ind w:left="720" w:hanging="360"/>
                  <w:jc w:val="both"/>
                </w:pPr>
              </w:pPrChange>
            </w:pPr>
            <w:r w:rsidRPr="00B311B7">
              <w:rPr>
                <w:lang w:val="ru-RU"/>
              </w:rPr>
              <w:t xml:space="preserve">Система сохраняет введенный тип контроля </w:t>
            </w:r>
            <w:r w:rsidR="005C084E">
              <w:rPr>
                <w:lang w:val="ru-RU"/>
              </w:rPr>
              <w:t xml:space="preserve">и нормы </w:t>
            </w:r>
            <w:r w:rsidRPr="00B311B7">
              <w:rPr>
                <w:lang w:val="ru-RU"/>
              </w:rPr>
              <w:t xml:space="preserve">для выбранного заказа в </w:t>
            </w:r>
            <w:r w:rsidR="00E074B3">
              <w:rPr>
                <w:lang w:val="ru-RU"/>
              </w:rPr>
              <w:t>списке</w:t>
            </w:r>
            <w:r w:rsidRPr="00B311B7">
              <w:rPr>
                <w:lang w:val="ru-RU"/>
              </w:rPr>
              <w:t xml:space="preserve"> </w:t>
            </w:r>
            <w:r w:rsidR="00304FA8">
              <w:rPr>
                <w:lang w:val="ru-RU"/>
              </w:rPr>
              <w:t>контролируемых</w:t>
            </w:r>
            <w:r w:rsidRPr="00B311B7">
              <w:rPr>
                <w:lang w:val="ru-RU"/>
              </w:rPr>
              <w:t xml:space="preserve"> заказов</w:t>
            </w:r>
            <w:r w:rsidR="00304FA8">
              <w:rPr>
                <w:lang w:val="ru-RU"/>
              </w:rPr>
              <w:t xml:space="preserve"> в параметрах рас</w:t>
            </w:r>
            <w:r w:rsidR="00E074B3">
              <w:rPr>
                <w:lang w:val="ru-RU"/>
              </w:rPr>
              <w:t>чета данного</w:t>
            </w:r>
            <w:r w:rsidR="00304FA8">
              <w:rPr>
                <w:lang w:val="ru-RU"/>
              </w:rPr>
              <w:t xml:space="preserve"> периода</w:t>
            </w:r>
            <w:r w:rsidRPr="00B311B7">
              <w:rPr>
                <w:lang w:val="ru-RU"/>
              </w:rPr>
              <w:t>.</w:t>
            </w:r>
          </w:p>
        </w:tc>
      </w:tr>
      <w:tr w:rsidR="00B25517" w:rsidRPr="00157E70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Приоритет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Pr="009900A1" w:rsidRDefault="0067636B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Pr="00C1631D" w:rsidRDefault="00B25517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Один</w:t>
            </w:r>
            <w:r w:rsidRPr="00C1631D">
              <w:rPr>
                <w:sz w:val="24"/>
                <w:szCs w:val="24"/>
                <w:lang w:val="ru-RU"/>
              </w:rPr>
              <w:t xml:space="preserve"> раз за период (месяц)</w:t>
            </w:r>
          </w:p>
        </w:tc>
      </w:tr>
      <w:tr w:rsidR="00B25517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Бизнес-процессы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Pr="0067636B" w:rsidRDefault="00B25517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</w:t>
            </w:r>
            <w:r w:rsidR="0067636B">
              <w:rPr>
                <w:sz w:val="24"/>
                <w:szCs w:val="24"/>
                <w:lang w:val="ru-RU"/>
              </w:rPr>
              <w:t>4</w:t>
            </w:r>
            <w:r w:rsidR="00B647B0">
              <w:rPr>
                <w:sz w:val="24"/>
                <w:szCs w:val="24"/>
                <w:lang w:val="ru-RU"/>
              </w:rPr>
              <w:t>, П9</w:t>
            </w:r>
          </w:p>
        </w:tc>
      </w:tr>
      <w:tr w:rsidR="00B25517" w:rsidRPr="009F4934" w:rsidTr="00830F1E">
        <w:tc>
          <w:tcPr>
            <w:tcW w:w="0" w:type="auto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Замечания и вопросы</w:t>
            </w:r>
          </w:p>
        </w:tc>
        <w:tc>
          <w:tcPr>
            <w:tcW w:w="0" w:type="auto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47B5" w:rsidRPr="00520D86" w:rsidRDefault="00C347B5" w:rsidP="00C347B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</w:p>
        </w:tc>
      </w:tr>
    </w:tbl>
    <w:p w:rsidR="00FC2A65" w:rsidRPr="00907819" w:rsidRDefault="00FC2A65" w:rsidP="00FC2A65">
      <w:pPr>
        <w:rPr>
          <w:lang w:val="ru-RU"/>
        </w:rPr>
      </w:pPr>
    </w:p>
    <w:p w:rsidR="00830F1E" w:rsidRDefault="00830F1E" w:rsidP="00FC2A65">
      <w:pPr>
        <w:rPr>
          <w:lang w:val="ru-RU"/>
        </w:rPr>
      </w:pPr>
    </w:p>
    <w:tbl>
      <w:tblPr>
        <w:tblW w:w="0" w:type="auto"/>
        <w:tblInd w:w="-29" w:type="dxa"/>
        <w:tblLook w:val="0000" w:firstRow="0" w:lastRow="0" w:firstColumn="0" w:lastColumn="0" w:noHBand="0" w:noVBand="0"/>
      </w:tblPr>
      <w:tblGrid>
        <w:gridCol w:w="1681"/>
        <w:gridCol w:w="1513"/>
        <w:gridCol w:w="3530"/>
        <w:gridCol w:w="2876"/>
      </w:tblGrid>
      <w:tr w:rsidR="00874214" w:rsidRPr="00623E69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Pr="00806035" w:rsidRDefault="00874214" w:rsidP="00874214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Создание матриц резерва</w:t>
            </w:r>
          </w:p>
        </w:tc>
      </w:tr>
      <w:tr w:rsidR="00874214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P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Автор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06.09.13</w:t>
            </w:r>
          </w:p>
        </w:tc>
      </w:tr>
      <w:tr w:rsidR="00874214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P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Последнее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обновление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AE7C8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10</w:t>
            </w:r>
            <w:r w:rsidR="00874214">
              <w:rPr>
                <w:sz w:val="24"/>
                <w:szCs w:val="24"/>
              </w:rPr>
              <w:t>.0</w:t>
            </w:r>
            <w:r w:rsidR="00874214">
              <w:rPr>
                <w:sz w:val="24"/>
                <w:szCs w:val="24"/>
                <w:lang w:val="ru-RU"/>
              </w:rPr>
              <w:t>9</w:t>
            </w:r>
            <w:r w:rsidR="00874214">
              <w:rPr>
                <w:sz w:val="24"/>
                <w:szCs w:val="24"/>
              </w:rPr>
              <w:t>.13</w:t>
            </w:r>
          </w:p>
        </w:tc>
      </w:tr>
      <w:tr w:rsidR="00874214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Сотрудник планового отдела</w:t>
            </w:r>
          </w:p>
        </w:tc>
      </w:tr>
      <w:tr w:rsidR="00874214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Pr="00806035" w:rsidRDefault="000B2CB2" w:rsidP="00DB2DA5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Формирование матриц</w:t>
            </w:r>
            <w:r w:rsidRPr="004C0E56">
              <w:rPr>
                <w:sz w:val="24"/>
                <w:szCs w:val="24"/>
                <w:lang w:val="ru-RU"/>
              </w:rPr>
              <w:t xml:space="preserve"> резерва для перераспределения ФОТ с учетом массива контролируемых заказов.</w:t>
            </w:r>
          </w:p>
        </w:tc>
      </w:tr>
      <w:tr w:rsidR="00874214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Предварительные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условия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874214" w:rsidP="0059785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Пользователь имеет доступ к системе «АСФПК» с ролью «***». </w:t>
            </w:r>
            <w:r w:rsidR="00597855">
              <w:rPr>
                <w:sz w:val="24"/>
                <w:szCs w:val="24"/>
                <w:lang w:val="ru-RU"/>
              </w:rPr>
              <w:t>Параметры распределения</w:t>
            </w:r>
            <w:r>
              <w:rPr>
                <w:sz w:val="24"/>
                <w:szCs w:val="24"/>
                <w:lang w:val="ru-RU"/>
              </w:rPr>
              <w:t xml:space="preserve"> сохранен</w:t>
            </w:r>
            <w:r w:rsidR="00597855">
              <w:rPr>
                <w:sz w:val="24"/>
                <w:szCs w:val="24"/>
                <w:lang w:val="ru-RU"/>
              </w:rPr>
              <w:t>ы</w:t>
            </w:r>
            <w:r>
              <w:rPr>
                <w:sz w:val="24"/>
                <w:szCs w:val="24"/>
                <w:lang w:val="ru-RU"/>
              </w:rPr>
              <w:t xml:space="preserve"> в БД системы со статусом «Утверждено». Корректность отчета о распределении </w:t>
            </w:r>
            <w:r w:rsidR="00597855">
              <w:rPr>
                <w:sz w:val="24"/>
                <w:szCs w:val="24"/>
                <w:lang w:val="ru-RU"/>
              </w:rPr>
              <w:t xml:space="preserve">по приведенным матрицам </w:t>
            </w:r>
            <w:r>
              <w:rPr>
                <w:sz w:val="24"/>
                <w:szCs w:val="24"/>
                <w:lang w:val="ru-RU"/>
              </w:rPr>
              <w:t>сотрудником бухгалтерии подтверждена.</w:t>
            </w:r>
          </w:p>
        </w:tc>
      </w:tr>
      <w:tr w:rsidR="00874214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597855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Матрицы резерва</w:t>
            </w:r>
            <w:r w:rsidR="00874214">
              <w:rPr>
                <w:sz w:val="24"/>
                <w:szCs w:val="24"/>
                <w:lang w:val="ru-RU"/>
              </w:rPr>
              <w:t xml:space="preserve"> в БД «А1-Персонал».</w:t>
            </w:r>
          </w:p>
        </w:tc>
      </w:tr>
      <w:tr w:rsidR="00874214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Пользователь .авторизован в системе.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 меню «Списание затрат» выбирает режим «Создание матриц</w:t>
            </w:r>
            <w:r w:rsidR="00597855">
              <w:rPr>
                <w:sz w:val="24"/>
                <w:szCs w:val="24"/>
                <w:lang w:val="ru-RU"/>
              </w:rPr>
              <w:t xml:space="preserve"> резерва</w:t>
            </w:r>
            <w:r>
              <w:rPr>
                <w:sz w:val="24"/>
                <w:szCs w:val="24"/>
                <w:lang w:val="ru-RU"/>
              </w:rPr>
              <w:t>».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отображает список периодов, за которые сформированы матрицы </w:t>
            </w:r>
            <w:r w:rsidR="00597855">
              <w:rPr>
                <w:lang w:val="ru-RU"/>
              </w:rPr>
              <w:t xml:space="preserve">резерва </w:t>
            </w:r>
            <w:r>
              <w:rPr>
                <w:lang w:val="ru-RU"/>
              </w:rPr>
              <w:t>и их статусы.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выбирает режим создать параметры расчета для нового периода.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отображает в карточке расчета периода </w:t>
            </w:r>
            <w:r w:rsidR="00CA66C1">
              <w:rPr>
                <w:lang w:val="ru-RU"/>
              </w:rPr>
              <w:t>данные по заказам</w:t>
            </w:r>
            <w:r>
              <w:rPr>
                <w:lang w:val="ru-RU"/>
              </w:rPr>
              <w:t xml:space="preserve"> с полями: </w:t>
            </w:r>
            <w:r w:rsidRPr="00E92C47">
              <w:rPr>
                <w:u w:val="single"/>
                <w:lang w:val="ru-RU"/>
              </w:rPr>
              <w:t xml:space="preserve">заказ, тип контроля, </w:t>
            </w:r>
            <w:r w:rsidR="00CA66C1">
              <w:rPr>
                <w:u w:val="single"/>
                <w:lang w:val="ru-RU"/>
              </w:rPr>
              <w:t>трудоемкость КБ, трудоемкость ОЗМ, ФОТ КБ(факт), ФОТ ОЗМ(факт)</w:t>
            </w:r>
            <w:r>
              <w:rPr>
                <w:lang w:val="ru-RU"/>
              </w:rPr>
              <w:t>.</w:t>
            </w:r>
          </w:p>
          <w:p w:rsidR="00874214" w:rsidRDefault="00CA66C1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нажимает на кнопку создания матрицы резерва</w:t>
            </w:r>
            <w:r w:rsidR="00874214">
              <w:rPr>
                <w:lang w:val="ru-RU"/>
              </w:rPr>
              <w:t>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осуществляет расчет и отображает результаты в </w:t>
            </w:r>
            <w:r w:rsidR="00CA66C1">
              <w:rPr>
                <w:lang w:val="ru-RU"/>
              </w:rPr>
              <w:t>полях:</w:t>
            </w:r>
            <w:r>
              <w:rPr>
                <w:lang w:val="ru-RU"/>
              </w:rPr>
              <w:t xml:space="preserve"> «</w:t>
            </w:r>
            <w:r w:rsidR="00CA66C1">
              <w:rPr>
                <w:lang w:val="ru-RU"/>
              </w:rPr>
              <w:t>ФОТ КБ(план)</w:t>
            </w:r>
            <w:r>
              <w:rPr>
                <w:lang w:val="ru-RU"/>
              </w:rPr>
              <w:t>»</w:t>
            </w:r>
            <w:r w:rsidR="00CA66C1">
              <w:rPr>
                <w:lang w:val="ru-RU"/>
              </w:rPr>
              <w:t xml:space="preserve"> и «ФОТ ОЗМ(план)»</w:t>
            </w:r>
            <w:r>
              <w:rPr>
                <w:lang w:val="ru-RU"/>
              </w:rPr>
              <w:t>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проверяет результаты и нажимает на кнопку «Утвердить».</w:t>
            </w:r>
          </w:p>
          <w:p w:rsidR="00874214" w:rsidRPr="00806035" w:rsidRDefault="00874214" w:rsidP="00CA66C1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Система сохраняет параметры расчета в БД «АСФПК»со статусом «Утверждено»</w:t>
            </w:r>
            <w:r w:rsidRPr="00E93EDA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импортирует в БД системы «А1-Персонал» результаты создания матриц</w:t>
            </w:r>
            <w:r w:rsidR="00CA66C1">
              <w:rPr>
                <w:lang w:val="ru-RU"/>
              </w:rPr>
              <w:t xml:space="preserve"> резерва</w:t>
            </w:r>
            <w:r>
              <w:rPr>
                <w:lang w:val="ru-RU"/>
              </w:rPr>
              <w:t>.</w:t>
            </w:r>
          </w:p>
        </w:tc>
      </w:tr>
      <w:tr w:rsidR="00874214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Альтернативные направления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 xml:space="preserve">Пользователь </w:t>
            </w:r>
            <w:r>
              <w:rPr>
                <w:lang w:val="ru-RU"/>
              </w:rPr>
              <w:t>выбирает прошедший период</w:t>
            </w:r>
            <w:r w:rsidRPr="00457149">
              <w:rPr>
                <w:lang w:val="ru-RU"/>
              </w:rPr>
              <w:t>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 Система отображает карточку расчета выбранного периода в разрезе заказов с полями: </w:t>
            </w:r>
            <w:r w:rsidR="00FE4F96" w:rsidRPr="00E92C47">
              <w:rPr>
                <w:u w:val="single"/>
                <w:lang w:val="ru-RU"/>
              </w:rPr>
              <w:t xml:space="preserve">заказ, тип контроля, </w:t>
            </w:r>
            <w:r w:rsidR="00FE4F96">
              <w:rPr>
                <w:u w:val="single"/>
                <w:lang w:val="ru-RU"/>
              </w:rPr>
              <w:t xml:space="preserve">трудоемкость КБ, трудоемкость ОЗМ, ФОТ КБ(факт), ФОТ ОЗМ(факт), </w:t>
            </w:r>
            <w:r w:rsidR="00FE4F96" w:rsidRPr="00B647B0">
              <w:rPr>
                <w:u w:val="single"/>
                <w:lang w:val="ru-RU"/>
              </w:rPr>
              <w:t>ФОТ КБ(план), ФОТ ОЗМ(план)</w:t>
            </w:r>
            <w:r w:rsidRPr="00B647B0">
              <w:rPr>
                <w:u w:val="single"/>
                <w:lang w:val="ru-RU"/>
              </w:rPr>
              <w:t>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Пользователь нажимает на кнопку «</w:t>
            </w:r>
            <w:r>
              <w:rPr>
                <w:lang w:val="ru-RU"/>
              </w:rPr>
              <w:t>Печать</w:t>
            </w:r>
            <w:r w:rsidRPr="00457149">
              <w:rPr>
                <w:lang w:val="ru-RU"/>
              </w:rPr>
              <w:t>».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>отправляет документ на печать</w:t>
            </w:r>
            <w:r w:rsidRPr="00457149">
              <w:rPr>
                <w:lang w:val="ru-RU"/>
              </w:rPr>
              <w:t>.</w:t>
            </w:r>
          </w:p>
          <w:p w:rsidR="00874214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 и 8: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Пользователь нажимает на кнопку «Сохранить».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Система сохраняет параметры со статусом «Не утверждено».</w:t>
            </w:r>
          </w:p>
          <w:p w:rsidR="00874214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6: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Пользователь нажимает на кнопку «Закрыть».</w:t>
            </w:r>
          </w:p>
          <w:p w:rsidR="00874214" w:rsidRPr="006C6E25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57149">
              <w:rPr>
                <w:lang w:val="ru-RU"/>
              </w:rPr>
              <w:t>Система не создает новый период для параметров распределения и возвращает в режим «</w:t>
            </w:r>
            <w:r w:rsidR="00203B39">
              <w:rPr>
                <w:sz w:val="24"/>
                <w:szCs w:val="24"/>
                <w:lang w:val="ru-RU"/>
              </w:rPr>
              <w:t>Создание матриц резерва</w:t>
            </w:r>
            <w:r w:rsidRPr="00457149">
              <w:rPr>
                <w:lang w:val="ru-RU"/>
              </w:rPr>
              <w:t>».</w:t>
            </w:r>
          </w:p>
        </w:tc>
      </w:tr>
      <w:tr w:rsidR="00874214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Исключения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 и 8: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Для анализа результатов </w:t>
            </w:r>
            <w:r w:rsidR="00B647B0">
              <w:rPr>
                <w:lang w:val="ru-RU"/>
              </w:rPr>
              <w:t>фактического ФОТ заказа</w:t>
            </w:r>
            <w:r>
              <w:rPr>
                <w:lang w:val="ru-RU"/>
              </w:rPr>
              <w:t xml:space="preserve"> в разрезе подразделений пользователь выбирает необходимый заказ.</w:t>
            </w:r>
          </w:p>
          <w:p w:rsidR="00874214" w:rsidRPr="00B647B0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sz w:val="24"/>
                <w:szCs w:val="24"/>
                <w:u w:val="single"/>
                <w:lang w:val="ru-RU"/>
              </w:rPr>
            </w:pPr>
            <w:r w:rsidRPr="00457149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 xml:space="preserve">открывает карточку выбранного заказа и отображает </w:t>
            </w:r>
            <w:r w:rsidR="00B647B0">
              <w:rPr>
                <w:lang w:val="ru-RU"/>
              </w:rPr>
              <w:t>поля</w:t>
            </w:r>
            <w:r>
              <w:rPr>
                <w:lang w:val="ru-RU"/>
              </w:rPr>
              <w:t xml:space="preserve">: </w:t>
            </w:r>
            <w:r w:rsidRPr="004F599C">
              <w:rPr>
                <w:u w:val="single"/>
                <w:lang w:val="ru-RU"/>
              </w:rPr>
              <w:t xml:space="preserve">подразделение, </w:t>
            </w:r>
            <w:r w:rsidR="00203B39">
              <w:rPr>
                <w:u w:val="single"/>
                <w:lang w:val="ru-RU"/>
              </w:rPr>
              <w:t>вид оплаты</w:t>
            </w:r>
            <w:r w:rsidRPr="004F599C">
              <w:rPr>
                <w:u w:val="single"/>
                <w:lang w:val="ru-RU"/>
              </w:rPr>
              <w:t>,</w:t>
            </w:r>
            <w:r w:rsidR="00203B39">
              <w:rPr>
                <w:u w:val="single"/>
                <w:lang w:val="ru-RU"/>
              </w:rPr>
              <w:t xml:space="preserve"> </w:t>
            </w:r>
            <w:r w:rsidR="00B647B0" w:rsidRPr="00B647B0">
              <w:rPr>
                <w:u w:val="single"/>
                <w:lang w:val="ru-RU"/>
              </w:rPr>
              <w:t>ФОТ</w:t>
            </w:r>
            <w:r w:rsidR="00775F48">
              <w:rPr>
                <w:u w:val="single"/>
                <w:lang w:val="ru-RU"/>
              </w:rPr>
              <w:t xml:space="preserve"> (факт)</w:t>
            </w:r>
            <w:r w:rsidR="00B647B0" w:rsidRPr="00B647B0">
              <w:rPr>
                <w:u w:val="single"/>
                <w:lang w:val="ru-RU"/>
              </w:rPr>
              <w:t>.</w:t>
            </w:r>
          </w:p>
          <w:p w:rsidR="00874214" w:rsidRPr="008354DC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Пользователь нажимает на кнопку «Закрыть».</w:t>
            </w:r>
          </w:p>
          <w:p w:rsidR="00874214" w:rsidRPr="006C6E25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Система возвращает в карточку расчета периода.</w:t>
            </w:r>
          </w:p>
        </w:tc>
      </w:tr>
      <w:tr w:rsidR="00874214" w:rsidRPr="00157E70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Pr="006C6E25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Приоритет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Pr="009900A1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Pr="006C6E25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Pr="00C1631D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Один</w:t>
            </w:r>
            <w:r w:rsidRPr="00C1631D">
              <w:rPr>
                <w:sz w:val="24"/>
                <w:szCs w:val="24"/>
                <w:lang w:val="ru-RU"/>
              </w:rPr>
              <w:t xml:space="preserve"> раз за период (месяц)</w:t>
            </w:r>
          </w:p>
        </w:tc>
      </w:tr>
      <w:tr w:rsidR="00874214" w:rsidRPr="00395A7C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 w:rsidRPr="006C6E25">
              <w:rPr>
                <w:sz w:val="24"/>
                <w:szCs w:val="24"/>
                <w:lang w:val="ru-RU"/>
              </w:rPr>
              <w:t>Бизн</w:t>
            </w:r>
            <w:r>
              <w:rPr>
                <w:sz w:val="24"/>
                <w:szCs w:val="24"/>
              </w:rPr>
              <w:t>ес-процессы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Pr="00B647B0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</w:t>
            </w:r>
            <w:r w:rsidR="00B647B0">
              <w:rPr>
                <w:sz w:val="24"/>
                <w:szCs w:val="24"/>
                <w:lang w:val="ru-RU"/>
              </w:rPr>
              <w:t>12</w:t>
            </w:r>
          </w:p>
        </w:tc>
      </w:tr>
    </w:tbl>
    <w:p w:rsidR="00874214" w:rsidRDefault="00874214" w:rsidP="00FC2A65">
      <w:pPr>
        <w:rPr>
          <w:lang w:val="ru-RU"/>
        </w:rPr>
      </w:pPr>
    </w:p>
    <w:p w:rsidR="00874214" w:rsidRDefault="00874214">
      <w:pPr>
        <w:rPr>
          <w:lang w:val="ru-RU"/>
        </w:rPr>
      </w:pPr>
      <w:r>
        <w:rPr>
          <w:lang w:val="ru-RU"/>
        </w:rPr>
        <w:br w:type="page"/>
      </w:r>
    </w:p>
    <w:tbl>
      <w:tblPr>
        <w:tblW w:w="0" w:type="auto"/>
        <w:tblInd w:w="-29" w:type="dxa"/>
        <w:tblLook w:val="0000" w:firstRow="0" w:lastRow="0" w:firstColumn="0" w:lastColumn="0" w:noHBand="0" w:noVBand="0"/>
      </w:tblPr>
      <w:tblGrid>
        <w:gridCol w:w="1626"/>
        <w:gridCol w:w="1513"/>
        <w:gridCol w:w="2733"/>
        <w:gridCol w:w="3728"/>
      </w:tblGrid>
      <w:tr w:rsidR="00AE7C84" w:rsidRPr="00157E70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Pr="00806035" w:rsidRDefault="00190E1F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DD4897">
              <w:rPr>
                <w:color w:val="000000"/>
                <w:sz w:val="24"/>
                <w:szCs w:val="24"/>
                <w:lang w:val="ru-RU"/>
              </w:rPr>
              <w:t>Формирование отчета по контролируемым заказам</w:t>
            </w:r>
          </w:p>
        </w:tc>
      </w:tr>
      <w:tr w:rsidR="00AE7C84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Pr="0087421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Автор</w:t>
            </w:r>
            <w:proofErr w:type="spellEnd"/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190E1F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10</w:t>
            </w:r>
            <w:r w:rsidR="00AE7C84">
              <w:rPr>
                <w:sz w:val="24"/>
                <w:szCs w:val="24"/>
                <w:lang w:val="ru-RU"/>
              </w:rPr>
              <w:t>.09.13</w:t>
            </w:r>
          </w:p>
        </w:tc>
      </w:tr>
      <w:tr w:rsidR="00AE7C84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Pr="0087421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Последнее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обновление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190E1F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10</w:t>
            </w:r>
            <w:r w:rsidR="00AE7C84">
              <w:rPr>
                <w:sz w:val="24"/>
                <w:szCs w:val="24"/>
              </w:rPr>
              <w:t>.0</w:t>
            </w:r>
            <w:r w:rsidR="00AE7C84">
              <w:rPr>
                <w:sz w:val="24"/>
                <w:szCs w:val="24"/>
                <w:lang w:val="ru-RU"/>
              </w:rPr>
              <w:t>9</w:t>
            </w:r>
            <w:r w:rsidR="00AE7C84">
              <w:rPr>
                <w:sz w:val="24"/>
                <w:szCs w:val="24"/>
              </w:rPr>
              <w:t>.13</w:t>
            </w:r>
          </w:p>
        </w:tc>
      </w:tr>
      <w:tr w:rsidR="00AE7C84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Сотрудник планового отдела</w:t>
            </w:r>
          </w:p>
        </w:tc>
      </w:tr>
      <w:tr w:rsidR="00AE7C84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Pr="00806035" w:rsidRDefault="00190E1F" w:rsidP="00B34A82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Формирование итогового отчета по трудоемкости и ФОТ в разрезе заказов по КБ/ОЗМ для проведения план - фактного анализа результатов распределения.</w:t>
            </w:r>
          </w:p>
        </w:tc>
      </w:tr>
      <w:tr w:rsidR="00AE7C84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Предварительные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условия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AE7C84" w:rsidP="003208C8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имеет доступ к системе «АСФПК» с ролью «***».</w:t>
            </w:r>
            <w:r w:rsidR="00190E1F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Корректность отчета о распределении по матрицам</w:t>
            </w:r>
            <w:r w:rsidR="003208C8">
              <w:rPr>
                <w:sz w:val="24"/>
                <w:szCs w:val="24"/>
                <w:lang w:val="ru-RU"/>
              </w:rPr>
              <w:t xml:space="preserve"> резерва</w:t>
            </w:r>
            <w:r>
              <w:rPr>
                <w:sz w:val="24"/>
                <w:szCs w:val="24"/>
                <w:lang w:val="ru-RU"/>
              </w:rPr>
              <w:t xml:space="preserve"> сотрудником бухгалтерии подтверждена.</w:t>
            </w:r>
          </w:p>
        </w:tc>
      </w:tr>
      <w:tr w:rsidR="00AE7C84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3208C8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Итоговый отчет</w:t>
            </w:r>
            <w:r w:rsidRPr="004C0E56">
              <w:rPr>
                <w:sz w:val="24"/>
                <w:szCs w:val="24"/>
                <w:lang w:val="ru-RU"/>
              </w:rPr>
              <w:t xml:space="preserve"> по трудоемкости и ФОТ</w:t>
            </w:r>
            <w:r>
              <w:rPr>
                <w:sz w:val="24"/>
                <w:szCs w:val="24"/>
                <w:lang w:val="ru-RU"/>
              </w:rPr>
              <w:t xml:space="preserve"> подразделений</w:t>
            </w:r>
            <w:r w:rsidRPr="004C0E56">
              <w:rPr>
                <w:sz w:val="24"/>
                <w:szCs w:val="24"/>
                <w:lang w:val="ru-RU"/>
              </w:rPr>
              <w:t xml:space="preserve"> в разрезе заказов по КБ/ОЗМ</w:t>
            </w:r>
          </w:p>
        </w:tc>
      </w:tr>
      <w:tr w:rsidR="00AE7C84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Пользователь авторизован в системе.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 меню «Списание затрат» выбирает режим «</w:t>
            </w:r>
            <w:r w:rsidR="003208C8">
              <w:rPr>
                <w:sz w:val="24"/>
                <w:szCs w:val="24"/>
                <w:lang w:val="ru-RU"/>
              </w:rPr>
              <w:t>Формирование итогового отчета</w:t>
            </w:r>
            <w:r>
              <w:rPr>
                <w:sz w:val="24"/>
                <w:szCs w:val="24"/>
                <w:lang w:val="ru-RU"/>
              </w:rPr>
              <w:t>».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отображает список периодов, за которые сформированы </w:t>
            </w:r>
            <w:r w:rsidR="003208C8">
              <w:rPr>
                <w:lang w:val="ru-RU"/>
              </w:rPr>
              <w:t>отчеты</w:t>
            </w:r>
            <w:r>
              <w:rPr>
                <w:lang w:val="ru-RU"/>
              </w:rPr>
              <w:t xml:space="preserve"> и их статусы.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выбирает режим создать параметры расчета для нового периода.</w:t>
            </w:r>
          </w:p>
          <w:p w:rsidR="00AE7C84" w:rsidRDefault="00573EB3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импортирует из БД «А1-Персонал» в БД «АСФПК» результаты распределения за период по матрицам резерва и отображает эту информацию в карточке расчета периода в разрезе заказов с полями: </w:t>
            </w:r>
            <w:r w:rsidRPr="00E92C47">
              <w:rPr>
                <w:u w:val="single"/>
                <w:lang w:val="ru-RU"/>
              </w:rPr>
              <w:t xml:space="preserve">заказ, тип контроля, </w:t>
            </w:r>
            <w:r>
              <w:rPr>
                <w:u w:val="single"/>
                <w:lang w:val="ru-RU"/>
              </w:rPr>
              <w:t xml:space="preserve">трудоемкость КБ, трудоемкость ОЗМ, ФОТ КБ(факт), ФОТ ОЗМ(факт), </w:t>
            </w:r>
            <w:r w:rsidRPr="00DF6136">
              <w:rPr>
                <w:u w:val="single"/>
                <w:lang w:val="ru-RU"/>
              </w:rPr>
              <w:t>ФОТ КБ(план), ФОТ ОЗМ(план), ФОТ КБ(распр.), ФОТ ОЗМ(распр.)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проверяет результаты и нажимает на кнопку «Утвердить».</w:t>
            </w:r>
          </w:p>
          <w:p w:rsidR="00AE7C84" w:rsidRPr="00806035" w:rsidRDefault="00AE7C84" w:rsidP="00DF6136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Система сохраняет параметры расчета в БД «АСФПК»со статусом «Утверждено»</w:t>
            </w:r>
            <w:r w:rsidRPr="00E93EDA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импортирует в БД системы «</w:t>
            </w:r>
            <w:r w:rsidR="00DF6136">
              <w:rPr>
                <w:lang w:val="ru-RU"/>
              </w:rPr>
              <w:t>Планирование НИОКР</w:t>
            </w:r>
            <w:r>
              <w:rPr>
                <w:lang w:val="ru-RU"/>
              </w:rPr>
              <w:t xml:space="preserve">» </w:t>
            </w:r>
            <w:r w:rsidR="00DF6136">
              <w:rPr>
                <w:lang w:val="ru-RU"/>
              </w:rPr>
              <w:t xml:space="preserve">трудоемкость подразделений КБ </w:t>
            </w:r>
            <w:r w:rsidR="00251051">
              <w:rPr>
                <w:lang w:val="ru-RU"/>
              </w:rPr>
              <w:t>по заказам</w:t>
            </w:r>
            <w:r>
              <w:rPr>
                <w:lang w:val="ru-RU"/>
              </w:rPr>
              <w:t>.</w:t>
            </w:r>
          </w:p>
        </w:tc>
      </w:tr>
      <w:tr w:rsidR="00AE7C84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Альтернативные направления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 xml:space="preserve">Пользователь </w:t>
            </w:r>
            <w:r>
              <w:rPr>
                <w:lang w:val="ru-RU"/>
              </w:rPr>
              <w:t>выбирает прошедший период</w:t>
            </w:r>
            <w:r w:rsidRPr="00457149">
              <w:rPr>
                <w:lang w:val="ru-RU"/>
              </w:rPr>
              <w:t>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="00251051">
              <w:rPr>
                <w:lang w:val="ru-RU"/>
              </w:rPr>
              <w:t>Система отображает карточку расчета выбранного периода в разрезе заказов с полями</w:t>
            </w:r>
            <w:r>
              <w:rPr>
                <w:lang w:val="ru-RU"/>
              </w:rPr>
              <w:t xml:space="preserve">: </w:t>
            </w:r>
            <w:r w:rsidRPr="00E92C47">
              <w:rPr>
                <w:u w:val="single"/>
                <w:lang w:val="ru-RU"/>
              </w:rPr>
              <w:t xml:space="preserve">заказ, тип контроля, </w:t>
            </w:r>
            <w:r>
              <w:rPr>
                <w:u w:val="single"/>
                <w:lang w:val="ru-RU"/>
              </w:rPr>
              <w:t xml:space="preserve">трудоемкость КБ, трудоемкость ОЗМ, ФОТ КБ(факт), ФОТ ОЗМ(факт), </w:t>
            </w:r>
            <w:r>
              <w:rPr>
                <w:lang w:val="ru-RU"/>
              </w:rPr>
              <w:t>ФОТ КБ(план), ФОТ ОЗМ(план)</w:t>
            </w:r>
            <w:r w:rsidR="00E729D6">
              <w:rPr>
                <w:lang w:val="ru-RU"/>
              </w:rPr>
              <w:t>, ФОТ КБ(распр.), ФОТ ОЗМ(распр.)</w:t>
            </w:r>
            <w:r>
              <w:rPr>
                <w:lang w:val="ru-RU"/>
              </w:rPr>
              <w:t>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Пользователь нажимает на кнопку «</w:t>
            </w:r>
            <w:r>
              <w:rPr>
                <w:lang w:val="ru-RU"/>
              </w:rPr>
              <w:t>Печать</w:t>
            </w:r>
            <w:r w:rsidRPr="00457149">
              <w:rPr>
                <w:lang w:val="ru-RU"/>
              </w:rPr>
              <w:t>».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>отправляет документ на печать</w:t>
            </w:r>
            <w:r w:rsidRPr="00457149">
              <w:rPr>
                <w:lang w:val="ru-RU"/>
              </w:rPr>
              <w:t>.</w:t>
            </w:r>
          </w:p>
          <w:p w:rsidR="00AE7C84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 и 8: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Пользователь нажимает на кнопку «Сохранить».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Система сохраняет параметры со статусом «Не утверждено».</w:t>
            </w:r>
          </w:p>
          <w:p w:rsidR="00AE7C84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6: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Пользователь нажимает на кнопку «Закрыть».</w:t>
            </w:r>
          </w:p>
          <w:p w:rsidR="00AE7C84" w:rsidRPr="006C6E25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57149">
              <w:rPr>
                <w:lang w:val="ru-RU"/>
              </w:rPr>
              <w:t>Система не создает новый период для параметров распределения и возвращает в режим «</w:t>
            </w:r>
            <w:r w:rsidR="00775F48">
              <w:rPr>
                <w:sz w:val="24"/>
                <w:szCs w:val="24"/>
                <w:lang w:val="ru-RU"/>
              </w:rPr>
              <w:t>Формирование итогового отчета</w:t>
            </w:r>
            <w:r w:rsidRPr="00457149">
              <w:rPr>
                <w:lang w:val="ru-RU"/>
              </w:rPr>
              <w:t>».</w:t>
            </w:r>
          </w:p>
        </w:tc>
      </w:tr>
      <w:tr w:rsidR="00AE7C84" w:rsidRPr="00157E7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Исключения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 и 8:</w:t>
            </w:r>
          </w:p>
          <w:p w:rsidR="00775F48" w:rsidRDefault="00775F48" w:rsidP="00775F48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Для анализа результатов фактического и распределенного ФОТ заказа в разрезе подразделений пользователь выбирает необходимый заказ.</w:t>
            </w:r>
          </w:p>
          <w:p w:rsidR="00AE7C84" w:rsidRPr="008354DC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57149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 xml:space="preserve">открывает карточку выбранного заказа и отображает параметры расчета с полями: </w:t>
            </w:r>
            <w:r w:rsidRPr="004F599C">
              <w:rPr>
                <w:u w:val="single"/>
                <w:lang w:val="ru-RU"/>
              </w:rPr>
              <w:t xml:space="preserve">подразделение, </w:t>
            </w:r>
            <w:r>
              <w:rPr>
                <w:u w:val="single"/>
                <w:lang w:val="ru-RU"/>
              </w:rPr>
              <w:t>вид оплаты</w:t>
            </w:r>
            <w:r w:rsidR="00775F48">
              <w:rPr>
                <w:u w:val="single"/>
                <w:lang w:val="ru-RU"/>
              </w:rPr>
              <w:t xml:space="preserve">, </w:t>
            </w:r>
            <w:r w:rsidR="00775F48" w:rsidRPr="00B647B0">
              <w:rPr>
                <w:u w:val="single"/>
                <w:lang w:val="ru-RU"/>
              </w:rPr>
              <w:t>ФОТ</w:t>
            </w:r>
            <w:r w:rsidR="00775F48">
              <w:rPr>
                <w:u w:val="single"/>
                <w:lang w:val="ru-RU"/>
              </w:rPr>
              <w:t xml:space="preserve"> (факт), </w:t>
            </w:r>
            <w:r w:rsidR="00775F48" w:rsidRPr="00B647B0">
              <w:rPr>
                <w:u w:val="single"/>
                <w:lang w:val="ru-RU"/>
              </w:rPr>
              <w:t>ФОТ</w:t>
            </w:r>
            <w:r w:rsidR="00775F48">
              <w:rPr>
                <w:u w:val="single"/>
                <w:lang w:val="ru-RU"/>
              </w:rPr>
              <w:t xml:space="preserve"> (распр.)</w:t>
            </w:r>
            <w:r>
              <w:rPr>
                <w:lang w:val="ru-RU"/>
              </w:rPr>
              <w:t>.</w:t>
            </w:r>
          </w:p>
          <w:p w:rsidR="00AE7C84" w:rsidRPr="008354DC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Пользователь нажимает на кнопку «Закрыть».</w:t>
            </w:r>
          </w:p>
          <w:p w:rsidR="00AE7C84" w:rsidRPr="006C6E25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Система возвращает в карточку расчета периода.</w:t>
            </w:r>
          </w:p>
        </w:tc>
      </w:tr>
      <w:tr w:rsidR="00AE7C84" w:rsidRPr="00157E70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Pr="006C6E25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Приоритет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Pr="009900A1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Pr="006C6E25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Pr="00C1631D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Один</w:t>
            </w:r>
            <w:r w:rsidRPr="00C1631D">
              <w:rPr>
                <w:sz w:val="24"/>
                <w:szCs w:val="24"/>
                <w:lang w:val="ru-RU"/>
              </w:rPr>
              <w:t xml:space="preserve"> раз за период (месяц)</w:t>
            </w:r>
          </w:p>
        </w:tc>
      </w:tr>
      <w:tr w:rsidR="00AE7C84" w:rsidRPr="00395A7C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proofErr w:type="spellStart"/>
            <w:r w:rsidRPr="006C6E25">
              <w:rPr>
                <w:sz w:val="24"/>
                <w:szCs w:val="24"/>
                <w:lang w:val="ru-RU"/>
              </w:rPr>
              <w:t>Бизн</w:t>
            </w:r>
            <w:r>
              <w:rPr>
                <w:sz w:val="24"/>
                <w:szCs w:val="24"/>
              </w:rPr>
              <w:t>ес-процессы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Pr="00190E1F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</w:t>
            </w:r>
            <w:r w:rsidR="00190E1F">
              <w:rPr>
                <w:sz w:val="24"/>
                <w:szCs w:val="24"/>
                <w:lang w:val="ru-RU"/>
              </w:rPr>
              <w:t>14</w:t>
            </w:r>
          </w:p>
        </w:tc>
      </w:tr>
    </w:tbl>
    <w:p w:rsidR="00AE7C84" w:rsidRDefault="00AE7C84">
      <w:pPr>
        <w:rPr>
          <w:lang w:val="ru-RU"/>
        </w:rPr>
      </w:pPr>
    </w:p>
    <w:p w:rsidR="00AE7C84" w:rsidRDefault="00AE7C84">
      <w:pPr>
        <w:rPr>
          <w:lang w:val="ru-RU"/>
        </w:rPr>
      </w:pPr>
      <w:r>
        <w:rPr>
          <w:lang w:val="ru-RU"/>
        </w:rPr>
        <w:br w:type="page"/>
      </w:r>
    </w:p>
    <w:p w:rsidR="00C8121C" w:rsidRDefault="00B34A82" w:rsidP="00C8121C">
      <w:pPr>
        <w:pStyle w:val="1a"/>
      </w:pPr>
      <w:bookmarkStart w:id="99" w:name="_Toc370285486"/>
      <w:r>
        <w:t>Объем выпусков системы</w:t>
      </w:r>
      <w:bookmarkEnd w:id="99"/>
    </w:p>
    <w:tbl>
      <w:tblPr>
        <w:tblW w:w="5000" w:type="pct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032"/>
        <w:gridCol w:w="2145"/>
        <w:gridCol w:w="2145"/>
        <w:gridCol w:w="2143"/>
      </w:tblGrid>
      <w:tr w:rsidR="00351448" w:rsidTr="00AC62EB">
        <w:trPr>
          <w:cantSplit/>
          <w:trHeight w:val="681"/>
          <w:tblHeader/>
        </w:trPr>
        <w:tc>
          <w:tcPr>
            <w:tcW w:w="1602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51448" w:rsidRPr="00C8121C" w:rsidRDefault="00C8121C" w:rsidP="00A13BC8">
            <w:pPr>
              <w:pStyle w:val="a9"/>
              <w:spacing w:line="200" w:lineRule="exac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Сценарии работы</w:t>
            </w:r>
          </w:p>
        </w:tc>
        <w:tc>
          <w:tcPr>
            <w:tcW w:w="1133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351448" w:rsidRDefault="00351448" w:rsidP="00A13BC8">
            <w:pPr>
              <w:pStyle w:val="a9"/>
              <w:spacing w:line="200" w:lineRule="exact"/>
              <w:rPr>
                <w:sz w:val="24"/>
                <w:szCs w:val="24"/>
                <w:lang w:val="ru-RU"/>
              </w:rPr>
            </w:pPr>
            <w:r w:rsidRPr="00351448">
              <w:rPr>
                <w:sz w:val="24"/>
                <w:szCs w:val="24"/>
                <w:lang w:val="ru-RU"/>
              </w:rPr>
              <w:t>Выпуск 1</w:t>
            </w:r>
          </w:p>
          <w:p w:rsidR="00AC62EB" w:rsidRPr="00351448" w:rsidRDefault="00A70CE8" w:rsidP="00A13BC8">
            <w:pPr>
              <w:pStyle w:val="a9"/>
              <w:spacing w:line="200" w:lineRule="exac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29</w:t>
            </w:r>
            <w:r w:rsidR="00AC62EB">
              <w:rPr>
                <w:sz w:val="24"/>
                <w:szCs w:val="24"/>
                <w:lang w:val="ru-RU"/>
              </w:rPr>
              <w:t>.11.2013</w:t>
            </w:r>
          </w:p>
        </w:tc>
        <w:tc>
          <w:tcPr>
            <w:tcW w:w="1133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351448" w:rsidRDefault="00351448" w:rsidP="00A13BC8">
            <w:pPr>
              <w:pStyle w:val="a9"/>
              <w:spacing w:line="200" w:lineRule="exact"/>
              <w:rPr>
                <w:sz w:val="24"/>
                <w:szCs w:val="24"/>
                <w:lang w:val="ru-RU"/>
              </w:rPr>
            </w:pPr>
            <w:r w:rsidRPr="00351448">
              <w:rPr>
                <w:sz w:val="24"/>
                <w:szCs w:val="24"/>
                <w:lang w:val="ru-RU"/>
              </w:rPr>
              <w:t>Выпуск 2</w:t>
            </w:r>
          </w:p>
          <w:p w:rsidR="00AC62EB" w:rsidRPr="00351448" w:rsidRDefault="00A70CE8" w:rsidP="00A13BC8">
            <w:pPr>
              <w:pStyle w:val="a9"/>
              <w:spacing w:line="2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24.01</w:t>
            </w:r>
            <w:r w:rsidR="00AC62EB">
              <w:rPr>
                <w:sz w:val="24"/>
                <w:szCs w:val="24"/>
                <w:lang w:val="ru-RU"/>
              </w:rPr>
              <w:t>.201</w:t>
            </w: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133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351448" w:rsidRDefault="00351448" w:rsidP="00A13BC8">
            <w:pPr>
              <w:pStyle w:val="a9"/>
              <w:spacing w:line="200" w:lineRule="exact"/>
              <w:rPr>
                <w:sz w:val="24"/>
                <w:szCs w:val="24"/>
                <w:lang w:val="ru-RU"/>
              </w:rPr>
            </w:pPr>
            <w:r w:rsidRPr="00351448">
              <w:rPr>
                <w:sz w:val="24"/>
                <w:szCs w:val="24"/>
                <w:lang w:val="ru-RU"/>
              </w:rPr>
              <w:t>Выпуск 3</w:t>
            </w:r>
          </w:p>
          <w:p w:rsidR="00AC62EB" w:rsidRPr="00351448" w:rsidRDefault="00A70CE8" w:rsidP="00A13BC8">
            <w:pPr>
              <w:pStyle w:val="a9"/>
              <w:spacing w:line="2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21</w:t>
            </w:r>
            <w:r w:rsidR="00AC62EB">
              <w:rPr>
                <w:sz w:val="24"/>
                <w:szCs w:val="24"/>
                <w:lang w:val="ru-RU"/>
              </w:rPr>
              <w:t>.02.2014</w:t>
            </w:r>
          </w:p>
        </w:tc>
      </w:tr>
      <w:tr w:rsidR="00351448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51448" w:rsidRPr="008523F2" w:rsidRDefault="003C1FD2" w:rsidP="00A13BC8">
            <w:pPr>
              <w:pStyle w:val="a8"/>
              <w:spacing w:line="200" w:lineRule="exact"/>
              <w:ind w:left="5" w:right="5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0E0465">
              <w:rPr>
                <w:sz w:val="24"/>
                <w:szCs w:val="24"/>
                <w:lang w:val="ru-RU"/>
              </w:rPr>
              <w:t>Н1.Закрытие периода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351448" w:rsidRPr="00D36F44" w:rsidRDefault="00351448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 реализована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351448" w:rsidRDefault="00351448" w:rsidP="00A13BC8">
            <w:pPr>
              <w:autoSpaceDE w:val="0"/>
              <w:autoSpaceDN w:val="0"/>
              <w:adjustRightInd w:val="0"/>
              <w:spacing w:after="0" w:line="200" w:lineRule="exact"/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>реализована, если позволит время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351448" w:rsidRPr="00D36F44" w:rsidRDefault="00351448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</w:tc>
      </w:tr>
      <w:tr w:rsidR="00351448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51448" w:rsidRPr="008523F2" w:rsidRDefault="00C8121C" w:rsidP="00A13BC8">
            <w:pPr>
              <w:pStyle w:val="a8"/>
              <w:spacing w:line="200" w:lineRule="exact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А1.</w:t>
            </w:r>
            <w:r w:rsidR="005E3BD0" w:rsidRPr="004C0E56">
              <w:rPr>
                <w:color w:val="000000"/>
                <w:sz w:val="24"/>
                <w:szCs w:val="24"/>
                <w:lang w:val="ru-RU"/>
              </w:rPr>
              <w:t xml:space="preserve"> Импорт</w:t>
            </w:r>
            <w:r w:rsidR="005E3BD0">
              <w:rPr>
                <w:color w:val="000000"/>
                <w:sz w:val="24"/>
                <w:szCs w:val="24"/>
                <w:lang w:val="ru-RU"/>
              </w:rPr>
              <w:t xml:space="preserve"> данных по</w:t>
            </w:r>
            <w:r w:rsidR="005E3BD0" w:rsidRPr="004C0E56">
              <w:rPr>
                <w:color w:val="000000"/>
                <w:sz w:val="24"/>
                <w:szCs w:val="24"/>
                <w:lang w:val="ru-RU"/>
              </w:rPr>
              <w:t xml:space="preserve"> факт. трудоемкости подр. </w:t>
            </w:r>
            <w:r w:rsidR="005E3BD0" w:rsidRPr="00884125">
              <w:rPr>
                <w:color w:val="000000"/>
                <w:sz w:val="24"/>
                <w:szCs w:val="24"/>
                <w:lang w:val="ru-RU"/>
              </w:rPr>
              <w:t>КБ из НИОКР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351448" w:rsidRPr="00A93EC7" w:rsidRDefault="001920F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соответствии с текущей реализацией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351448" w:rsidRPr="00A93EC7" w:rsidRDefault="001920F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>реализована, если позволит время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351448" w:rsidRPr="00A93EC7" w:rsidRDefault="00351448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</w:tc>
      </w:tr>
      <w:tr w:rsidR="003C1FD2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C1FD2" w:rsidRDefault="00C8121C" w:rsidP="00A13BC8">
            <w:pPr>
              <w:spacing w:line="200" w:lineRule="exact"/>
              <w:jc w:val="both"/>
              <w:rPr>
                <w:sz w:val="24"/>
                <w:szCs w:val="24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А2.Ввод данных по факт. трудоемкости подр. </w:t>
            </w:r>
            <w:r>
              <w:rPr>
                <w:color w:val="000000"/>
                <w:sz w:val="24"/>
                <w:szCs w:val="24"/>
              </w:rPr>
              <w:t>ОЗМ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3C1FD2" w:rsidRPr="00A93EC7" w:rsidRDefault="003C1FD2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3C1FD2" w:rsidRPr="00A93EC7" w:rsidRDefault="003C1FD2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3C1FD2" w:rsidRPr="00A93EC7" w:rsidRDefault="003C1FD2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AB1FB6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8523F2" w:rsidRDefault="00C8121C" w:rsidP="00A13BC8">
            <w:pPr>
              <w:spacing w:line="20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</w:rPr>
              <w:t>А</w:t>
            </w:r>
            <w:r>
              <w:rPr>
                <w:color w:val="000000"/>
                <w:sz w:val="24"/>
                <w:szCs w:val="24"/>
                <w:lang w:val="ru-RU"/>
              </w:rPr>
              <w:t>3</w:t>
            </w:r>
            <w:r>
              <w:rPr>
                <w:color w:val="000000"/>
                <w:sz w:val="24"/>
                <w:szCs w:val="24"/>
              </w:rPr>
              <w:t>.Распределение затрат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9442D8" w:rsidRPr="008523F2" w:rsidRDefault="001920F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соответствии с текущей реализацией </w:t>
            </w:r>
            <w:r w:rsidR="009442D8">
              <w:rPr>
                <w:sz w:val="24"/>
                <w:szCs w:val="24"/>
                <w:lang w:val="ru-RU"/>
              </w:rPr>
              <w:t>(имя программы распределения выбирается вручную)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C8121C" w:rsidRPr="008523F2" w:rsidRDefault="001920F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 w:rsidRPr="001920F6">
              <w:rPr>
                <w:rFonts w:ascii="Times New Roman" w:hAnsi="Times New Roman" w:cs="Times New Roman"/>
                <w:lang w:val="ru-RU" w:bidi="ar-SA"/>
              </w:rPr>
              <w:t>реализована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092F8A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6553F2" w:rsidRDefault="00C8121C" w:rsidP="00A13BC8">
            <w:pPr>
              <w:spacing w:line="200" w:lineRule="exact"/>
              <w:jc w:val="both"/>
              <w:rPr>
                <w:sz w:val="24"/>
                <w:szCs w:val="24"/>
                <w:lang w:val="ru-RU"/>
              </w:rPr>
            </w:pPr>
            <w:r w:rsidRPr="006553F2">
              <w:rPr>
                <w:color w:val="000000"/>
                <w:sz w:val="24"/>
                <w:szCs w:val="24"/>
                <w:lang w:val="ru-RU"/>
              </w:rPr>
              <w:t>Ф3.Формирование параметров распределения</w:t>
            </w:r>
            <w:r>
              <w:rPr>
                <w:color w:val="000000"/>
                <w:sz w:val="24"/>
                <w:szCs w:val="24"/>
                <w:lang w:val="ru-RU"/>
              </w:rPr>
              <w:t>.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157E70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8523F2" w:rsidRDefault="00C8121C" w:rsidP="00A13BC8">
            <w:pPr>
              <w:spacing w:line="200" w:lineRule="exact"/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Ф1.Создание приведенных матриц по подразделениям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C8121C" w:rsidRDefault="000A5E6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частично р</w:t>
            </w:r>
            <w:r w:rsidR="00C8121C">
              <w:rPr>
                <w:sz w:val="24"/>
                <w:szCs w:val="24"/>
                <w:lang w:val="ru-RU"/>
              </w:rPr>
              <w:t>еализована</w:t>
            </w:r>
          </w:p>
          <w:p w:rsidR="000A5E66" w:rsidRPr="008523F2" w:rsidRDefault="000A5E6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(основной алгоритм, обмен данными через файлы, если позволит время дополнительные алгоритмы)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A5E66" w:rsidRDefault="000A5E6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  <w:p w:rsidR="00C8121C" w:rsidRPr="008523F2" w:rsidRDefault="000A5E6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(дополнительные алгоритмы, обмен данными через сервер)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157E70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8523F2" w:rsidRDefault="00C8121C" w:rsidP="00A13BC8">
            <w:pPr>
              <w:spacing w:line="200" w:lineRule="exact"/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Ф</w:t>
            </w:r>
            <w:proofErr w:type="gramStart"/>
            <w:r w:rsidRPr="004C0E56">
              <w:rPr>
                <w:color w:val="000000"/>
                <w:sz w:val="24"/>
                <w:szCs w:val="24"/>
                <w:lang w:val="ru-RU"/>
              </w:rPr>
              <w:t>2</w:t>
            </w:r>
            <w:proofErr w:type="gramEnd"/>
            <w:r w:rsidRPr="004C0E56">
              <w:rPr>
                <w:color w:val="000000"/>
                <w:sz w:val="24"/>
                <w:szCs w:val="24"/>
                <w:lang w:val="ru-RU"/>
              </w:rPr>
              <w:t>.Формирование справки по трудоемкости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C8121C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частично реализована</w:t>
            </w:r>
          </w:p>
          <w:p w:rsidR="00AC62EB" w:rsidRPr="008523F2" w:rsidRDefault="00AC62EB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(обмен данными через файлы)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C8121C" w:rsidRDefault="00AC62EB" w:rsidP="00A13BC8">
            <w:pPr>
              <w:spacing w:line="200" w:lineRule="exact"/>
              <w:jc w:val="center"/>
              <w:rPr>
                <w:rFonts w:ascii="Times New Roman" w:hAnsi="Times New Roman" w:cs="Times New Roman"/>
                <w:lang w:val="ru-RU" w:bidi="ar-SA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>Р</w:t>
            </w:r>
            <w:r w:rsidR="00C8121C">
              <w:rPr>
                <w:rFonts w:ascii="Times New Roman" w:hAnsi="Times New Roman" w:cs="Times New Roman"/>
                <w:lang w:val="ru-RU" w:bidi="ar-SA"/>
              </w:rPr>
              <w:t>еализована</w:t>
            </w:r>
          </w:p>
          <w:p w:rsidR="00AC62EB" w:rsidRPr="008523F2" w:rsidRDefault="00AC62EB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(обмен данными через сервер)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092F8A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Default="00C8121C" w:rsidP="00A13BC8">
            <w:pPr>
              <w:spacing w:line="200" w:lineRule="exact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</w:t>
            </w:r>
            <w:r>
              <w:rPr>
                <w:color w:val="000000"/>
                <w:sz w:val="24"/>
                <w:szCs w:val="24"/>
                <w:lang w:val="ru-RU"/>
              </w:rPr>
              <w:t>4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spellStart"/>
            <w:r>
              <w:rPr>
                <w:color w:val="000000"/>
                <w:sz w:val="24"/>
                <w:szCs w:val="24"/>
              </w:rPr>
              <w:t>Создани</w:t>
            </w:r>
            <w:proofErr w:type="spellEnd"/>
            <w:r>
              <w:rPr>
                <w:color w:val="000000"/>
                <w:sz w:val="24"/>
                <w:szCs w:val="24"/>
                <w:lang w:val="ru-RU"/>
              </w:rPr>
              <w:t>е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матриц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резерва</w:t>
            </w:r>
            <w:proofErr w:type="spellEnd"/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C8121C" w:rsidRPr="00D36F44" w:rsidRDefault="00C8121C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C8121C" w:rsidRDefault="00C8121C" w:rsidP="00A13BC8">
            <w:pPr>
              <w:autoSpaceDE w:val="0"/>
              <w:autoSpaceDN w:val="0"/>
              <w:adjustRightInd w:val="0"/>
              <w:spacing w:after="0" w:line="20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D36F44" w:rsidRDefault="00C8121C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557019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C8121C" w:rsidRDefault="00C8121C" w:rsidP="00A13BC8">
            <w:pPr>
              <w:spacing w:line="200" w:lineRule="exact"/>
              <w:jc w:val="both"/>
              <w:rPr>
                <w:color w:val="000000"/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Ф5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>.Формирование отчета по контролируемым заказам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AC62EB" w:rsidRDefault="00AC62EB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частично</w:t>
            </w:r>
            <w:r w:rsidR="00C8121C">
              <w:rPr>
                <w:sz w:val="24"/>
                <w:szCs w:val="24"/>
                <w:lang w:val="ru-RU"/>
              </w:rPr>
              <w:t xml:space="preserve"> реализована</w:t>
            </w:r>
          </w:p>
          <w:p w:rsidR="00C8121C" w:rsidRPr="00D36F44" w:rsidRDefault="00AC62EB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(экспорт данных в НИОКР через файлы)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C62EB" w:rsidRDefault="00AC62EB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частично реализована</w:t>
            </w:r>
          </w:p>
          <w:p w:rsidR="00C8121C" w:rsidRPr="00AC62EB" w:rsidRDefault="00AC62EB" w:rsidP="00A13BC8">
            <w:pPr>
              <w:autoSpaceDE w:val="0"/>
              <w:autoSpaceDN w:val="0"/>
              <w:adjustRightInd w:val="0"/>
              <w:spacing w:after="0"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(экспорт данных в НИОКР через сервер)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D36F44" w:rsidRDefault="00C8121C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</w:tc>
      </w:tr>
      <w:tr w:rsidR="00C8121C" w:rsidRPr="00157E70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8523F2" w:rsidRDefault="00C8121C" w:rsidP="00A13BC8">
            <w:pPr>
              <w:spacing w:line="20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А4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>.Выгрузка проводки в УФРО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C8121C" w:rsidRPr="008523F2" w:rsidRDefault="000A5E6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соответствии с текущей реализацией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157E70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8523F2" w:rsidRDefault="00C8121C" w:rsidP="00A13BC8">
            <w:pPr>
              <w:spacing w:line="20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Н</w:t>
            </w:r>
            <w:proofErr w:type="gramStart"/>
            <w:r>
              <w:rPr>
                <w:color w:val="000000"/>
                <w:sz w:val="24"/>
                <w:szCs w:val="24"/>
                <w:lang w:val="ru-RU"/>
              </w:rPr>
              <w:t>2</w:t>
            </w:r>
            <w:proofErr w:type="gramEnd"/>
            <w:r w:rsidRPr="004C0E56">
              <w:rPr>
                <w:color w:val="000000"/>
                <w:sz w:val="24"/>
                <w:szCs w:val="24"/>
                <w:lang w:val="ru-RU"/>
              </w:rPr>
              <w:t>.</w:t>
            </w:r>
            <w:r w:rsidR="00BA4ACC" w:rsidRPr="004C0E56">
              <w:rPr>
                <w:color w:val="000000"/>
                <w:sz w:val="24"/>
                <w:szCs w:val="24"/>
                <w:lang w:val="ru-RU"/>
              </w:rPr>
              <w:t xml:space="preserve"> Формирование отчета </w:t>
            </w:r>
            <w:r w:rsidR="00BA4ACC">
              <w:rPr>
                <w:color w:val="000000"/>
                <w:sz w:val="24"/>
                <w:szCs w:val="24"/>
                <w:lang w:val="ru-RU"/>
              </w:rPr>
              <w:t>о выполненных работах по подразделениям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C8121C" w:rsidRPr="00D36F44" w:rsidRDefault="000A5E66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соответствии с текущей реализацией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C8121C" w:rsidRPr="005100EB" w:rsidRDefault="00C8121C" w:rsidP="00A13BC8">
            <w:pPr>
              <w:autoSpaceDE w:val="0"/>
              <w:autoSpaceDN w:val="0"/>
              <w:adjustRightInd w:val="0"/>
              <w:spacing w:after="0"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D36F44" w:rsidRDefault="00C8121C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</w:p>
        </w:tc>
      </w:tr>
    </w:tbl>
    <w:p w:rsidR="00B34A82" w:rsidRDefault="00B34A82">
      <w:pPr>
        <w:rPr>
          <w:lang w:val="ru-RU"/>
        </w:rPr>
      </w:pPr>
      <w:r>
        <w:rPr>
          <w:lang w:val="ru-RU"/>
        </w:rPr>
        <w:br w:type="page"/>
      </w:r>
    </w:p>
    <w:p w:rsidR="000F44C0" w:rsidRDefault="000F44C0" w:rsidP="000F44C0">
      <w:pPr>
        <w:pStyle w:val="1a"/>
      </w:pPr>
      <w:bookmarkStart w:id="100" w:name="_Toc370285487"/>
      <w:r>
        <w:t>Словарь и модель данных</w:t>
      </w:r>
      <w:bookmarkEnd w:id="100"/>
      <w:r w:rsidRPr="000F44C0">
        <w:t xml:space="preserve"> </w:t>
      </w:r>
    </w:p>
    <w:p w:rsidR="000F44C0" w:rsidRDefault="008C5844" w:rsidP="000F44C0">
      <w:pPr>
        <w:rPr>
          <w:lang w:val="ru-RU"/>
        </w:rPr>
      </w:pPr>
      <w:r>
        <w:object w:dxaOrig="9504" w:dyaOrig="8522">
          <v:shape id="_x0000_i1031" type="#_x0000_t75" style="width:467.25pt;height:419.25pt" o:ole="">
            <v:imagedata r:id="rId25" o:title=""/>
          </v:shape>
          <o:OLEObject Type="Embed" ProgID="Visio.Drawing.11" ShapeID="_x0000_i1031" DrawAspect="Content" ObjectID="_1447349026" r:id="rId26"/>
        </w:object>
      </w:r>
    </w:p>
    <w:p w:rsidR="00AD6FAE" w:rsidRPr="00AD6FAE" w:rsidRDefault="00AD6FAE" w:rsidP="000F44C0">
      <w:pPr>
        <w:rPr>
          <w:lang w:val="ru-RU"/>
        </w:rPr>
      </w:pP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2660"/>
        <w:gridCol w:w="6487"/>
      </w:tblGrid>
      <w:tr w:rsidR="00581316" w:rsidTr="00AD6FAE">
        <w:tc>
          <w:tcPr>
            <w:tcW w:w="2660" w:type="dxa"/>
          </w:tcPr>
          <w:p w:rsidR="00581316" w:rsidRDefault="00581316" w:rsidP="000F44C0">
            <w:pPr>
              <w:rPr>
                <w:lang w:val="ru-RU"/>
              </w:rPr>
            </w:pPr>
            <w:r>
              <w:rPr>
                <w:lang w:val="ru-RU"/>
              </w:rPr>
              <w:t>Год</w:t>
            </w:r>
          </w:p>
        </w:tc>
        <w:tc>
          <w:tcPr>
            <w:tcW w:w="6487" w:type="dxa"/>
          </w:tcPr>
          <w:p w:rsidR="00581316" w:rsidRDefault="00581316" w:rsidP="00581316">
            <w:pPr>
              <w:rPr>
                <w:lang w:val="ru-RU"/>
              </w:rPr>
            </w:pPr>
            <w:r>
              <w:rPr>
                <w:lang w:val="ru-RU"/>
              </w:rPr>
              <w:t>Отчетный год, формат ГГГГ</w:t>
            </w:r>
          </w:p>
        </w:tc>
      </w:tr>
      <w:tr w:rsidR="00581316" w:rsidTr="00AD6FAE">
        <w:tc>
          <w:tcPr>
            <w:tcW w:w="2660" w:type="dxa"/>
          </w:tcPr>
          <w:p w:rsidR="00581316" w:rsidRDefault="00581316" w:rsidP="000F44C0">
            <w:pPr>
              <w:rPr>
                <w:lang w:val="ru-RU"/>
              </w:rPr>
            </w:pPr>
            <w:r>
              <w:rPr>
                <w:lang w:val="ru-RU"/>
              </w:rPr>
              <w:t>Месяц</w:t>
            </w:r>
          </w:p>
        </w:tc>
        <w:tc>
          <w:tcPr>
            <w:tcW w:w="6487" w:type="dxa"/>
          </w:tcPr>
          <w:p w:rsidR="00581316" w:rsidRDefault="00581316" w:rsidP="000F44C0">
            <w:pPr>
              <w:rPr>
                <w:lang w:val="ru-RU"/>
              </w:rPr>
            </w:pPr>
            <w:r>
              <w:rPr>
                <w:lang w:val="ru-RU"/>
              </w:rPr>
              <w:t>Отчетный месяц, формат ММ</w:t>
            </w:r>
          </w:p>
        </w:tc>
      </w:tr>
      <w:tr w:rsidR="00581316" w:rsidTr="00AD6FAE">
        <w:tc>
          <w:tcPr>
            <w:tcW w:w="2660" w:type="dxa"/>
          </w:tcPr>
          <w:p w:rsidR="00581316" w:rsidRDefault="00581316" w:rsidP="000F44C0">
            <w:pPr>
              <w:rPr>
                <w:lang w:val="ru-RU"/>
              </w:rPr>
            </w:pPr>
            <w:r>
              <w:rPr>
                <w:lang w:val="ru-RU"/>
              </w:rPr>
              <w:t>Статус контроля периода</w:t>
            </w:r>
          </w:p>
        </w:tc>
        <w:tc>
          <w:tcPr>
            <w:tcW w:w="6487" w:type="dxa"/>
          </w:tcPr>
          <w:p w:rsidR="00581316" w:rsidRPr="004118ED" w:rsidRDefault="004118ED" w:rsidP="000F44C0">
            <w:pPr>
              <w:rPr>
                <w:lang w:val="en-GB"/>
              </w:rPr>
            </w:pPr>
            <w:r>
              <w:rPr>
                <w:lang w:val="en-GB"/>
              </w:rPr>
              <w:t>[</w:t>
            </w:r>
            <w:r w:rsidR="00581316">
              <w:rPr>
                <w:lang w:val="ru-RU"/>
              </w:rPr>
              <w:t>Открыт</w:t>
            </w:r>
            <w:r>
              <w:rPr>
                <w:lang w:val="ru-RU"/>
              </w:rPr>
              <w:t>/</w:t>
            </w:r>
            <w:r w:rsidR="00581316">
              <w:rPr>
                <w:lang w:val="ru-RU"/>
              </w:rPr>
              <w:t>Закрыт</w:t>
            </w:r>
            <w:r>
              <w:rPr>
                <w:lang w:val="en-GB"/>
              </w:rPr>
              <w:t>]</w:t>
            </w:r>
          </w:p>
        </w:tc>
      </w:tr>
      <w:tr w:rsidR="00581316" w:rsidRPr="00157E70" w:rsidTr="00AD6FAE">
        <w:tc>
          <w:tcPr>
            <w:tcW w:w="2660" w:type="dxa"/>
          </w:tcPr>
          <w:p w:rsidR="00581316" w:rsidRDefault="00581316" w:rsidP="000F44C0">
            <w:pPr>
              <w:rPr>
                <w:lang w:val="ru-RU"/>
              </w:rPr>
            </w:pPr>
            <w:r>
              <w:rPr>
                <w:lang w:val="ru-RU"/>
              </w:rPr>
              <w:t>Код заказа</w:t>
            </w:r>
          </w:p>
        </w:tc>
        <w:tc>
          <w:tcPr>
            <w:tcW w:w="6487" w:type="dxa"/>
          </w:tcPr>
          <w:p w:rsidR="00581316" w:rsidRDefault="00581316" w:rsidP="000F44C0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>Номер заказа, формат 8-знаковая цифровая строка</w:t>
            </w:r>
          </w:p>
        </w:tc>
      </w:tr>
      <w:tr w:rsidR="004118ED" w:rsidRPr="00157E70" w:rsidTr="00AD6FAE">
        <w:tc>
          <w:tcPr>
            <w:tcW w:w="2660" w:type="dxa"/>
          </w:tcPr>
          <w:p w:rsidR="004118ED" w:rsidRDefault="004118ED" w:rsidP="000F44C0">
            <w:pPr>
              <w:rPr>
                <w:lang w:val="ru-RU"/>
              </w:rPr>
            </w:pPr>
            <w:r>
              <w:rPr>
                <w:lang w:val="ru-RU"/>
              </w:rPr>
              <w:t>Тип контроля</w:t>
            </w:r>
          </w:p>
        </w:tc>
        <w:tc>
          <w:tcPr>
            <w:tcW w:w="6487" w:type="dxa"/>
          </w:tcPr>
          <w:p w:rsidR="004118ED" w:rsidRDefault="00FF4769" w:rsidP="00FF4769">
            <w:pPr>
              <w:rPr>
                <w:lang w:val="ru-RU"/>
              </w:rPr>
            </w:pPr>
            <w:r>
              <w:rPr>
                <w:lang w:val="ru-RU"/>
              </w:rPr>
              <w:t xml:space="preserve">Формат </w:t>
            </w:r>
            <w:r w:rsidRPr="00FF4769">
              <w:rPr>
                <w:lang w:val="ru-RU"/>
              </w:rPr>
              <w:t>[</w:t>
            </w:r>
            <w:r>
              <w:rPr>
                <w:lang w:val="ru-RU"/>
              </w:rPr>
              <w:t>Трудоемкость+ФОТ/ФОТ/Неконтролируемый</w:t>
            </w:r>
            <w:r w:rsidRPr="00FF4769">
              <w:rPr>
                <w:lang w:val="ru-RU"/>
              </w:rPr>
              <w:t>]</w:t>
            </w:r>
          </w:p>
        </w:tc>
      </w:tr>
      <w:tr w:rsidR="00581316" w:rsidRPr="00157E70" w:rsidTr="00AD6FAE">
        <w:tc>
          <w:tcPr>
            <w:tcW w:w="2660" w:type="dxa"/>
          </w:tcPr>
          <w:p w:rsidR="00581316" w:rsidRDefault="00D353C3" w:rsidP="000F44C0">
            <w:pPr>
              <w:rPr>
                <w:lang w:val="ru-RU"/>
              </w:rPr>
            </w:pPr>
            <w:r>
              <w:rPr>
                <w:lang w:val="ru-RU"/>
              </w:rPr>
              <w:t>Признак заказа</w:t>
            </w:r>
          </w:p>
        </w:tc>
        <w:tc>
          <w:tcPr>
            <w:tcW w:w="6487" w:type="dxa"/>
          </w:tcPr>
          <w:p w:rsidR="00581316" w:rsidRPr="004118ED" w:rsidRDefault="004118ED" w:rsidP="000F44C0">
            <w:pPr>
              <w:rPr>
                <w:lang w:val="ru-RU"/>
              </w:rPr>
            </w:pPr>
            <w:r>
              <w:rPr>
                <w:lang w:val="ru-RU"/>
              </w:rPr>
              <w:t xml:space="preserve">Признак наличия постоянного шифра заказа, формат </w:t>
            </w:r>
            <w:r w:rsidRPr="004118ED">
              <w:rPr>
                <w:lang w:val="ru-RU"/>
              </w:rPr>
              <w:t>[</w:t>
            </w:r>
            <w:r>
              <w:rPr>
                <w:lang w:val="ru-RU"/>
              </w:rPr>
              <w:t>0/1</w:t>
            </w:r>
            <w:r w:rsidRPr="004118ED">
              <w:rPr>
                <w:lang w:val="ru-RU"/>
              </w:rPr>
              <w:t>]</w:t>
            </w:r>
          </w:p>
        </w:tc>
      </w:tr>
      <w:tr w:rsidR="00581316" w:rsidRPr="00157E70" w:rsidTr="00AD6FAE">
        <w:tc>
          <w:tcPr>
            <w:tcW w:w="2660" w:type="dxa"/>
          </w:tcPr>
          <w:p w:rsidR="00581316" w:rsidRDefault="004118ED" w:rsidP="000F44C0">
            <w:pPr>
              <w:rPr>
                <w:lang w:val="ru-RU"/>
              </w:rPr>
            </w:pPr>
            <w:r>
              <w:rPr>
                <w:lang w:val="ru-RU"/>
              </w:rPr>
              <w:t>Норма КБ</w:t>
            </w:r>
          </w:p>
        </w:tc>
        <w:tc>
          <w:tcPr>
            <w:tcW w:w="6487" w:type="dxa"/>
          </w:tcPr>
          <w:p w:rsidR="00581316" w:rsidRPr="00FF4769" w:rsidRDefault="004118ED" w:rsidP="00FF4769">
            <w:pPr>
              <w:rPr>
                <w:lang w:val="ru-RU"/>
              </w:rPr>
            </w:pPr>
            <w:r>
              <w:rPr>
                <w:lang w:val="ru-RU"/>
              </w:rPr>
              <w:t>Стоимость 1 человеко</w:t>
            </w:r>
            <w:r w:rsidR="005A31F8">
              <w:rPr>
                <w:lang w:val="ru-RU"/>
              </w:rPr>
              <w:t>-</w:t>
            </w:r>
            <w:r>
              <w:rPr>
                <w:lang w:val="ru-RU"/>
              </w:rPr>
              <w:t xml:space="preserve">часа по подразделениям КБ, формат </w:t>
            </w:r>
            <w:r w:rsidR="00FF4769">
              <w:rPr>
                <w:rFonts w:ascii="Times New Roman" w:hAnsi="Times New Roman" w:cs="Times New Roman"/>
                <w:lang w:val="en-GB" w:bidi="ar-SA"/>
              </w:rPr>
              <w:t>c</w:t>
            </w:r>
            <w:r w:rsidR="00FF4769" w:rsidRPr="00FF4769">
              <w:rPr>
                <w:rFonts w:ascii="Times New Roman" w:hAnsi="Times New Roman" w:cs="Times New Roman"/>
                <w:lang w:val="ru-RU" w:bidi="ar-SA"/>
              </w:rPr>
              <w:t xml:space="preserve"> </w:t>
            </w:r>
            <w:r w:rsidR="00FF4769">
              <w:rPr>
                <w:rFonts w:ascii="Times New Roman" w:hAnsi="Times New Roman" w:cs="Times New Roman"/>
                <w:lang w:val="ru-RU" w:bidi="ar-SA"/>
              </w:rPr>
              <w:t>плавающей точкой (</w:t>
            </w:r>
            <w:r w:rsidR="00FF4769">
              <w:rPr>
                <w:rFonts w:ascii="Times New Roman" w:hAnsi="Times New Roman" w:cs="Times New Roman"/>
                <w:lang w:val="en-GB" w:bidi="ar-SA"/>
              </w:rPr>
              <w:t>nnnnn</w:t>
            </w:r>
            <w:r w:rsidR="00FF4769" w:rsidRPr="00FF4769">
              <w:rPr>
                <w:rFonts w:ascii="Times New Roman" w:hAnsi="Times New Roman" w:cs="Times New Roman"/>
                <w:lang w:val="ru-RU" w:bidi="ar-SA"/>
              </w:rPr>
              <w:t>.</w:t>
            </w:r>
            <w:r w:rsidR="00FF4769">
              <w:rPr>
                <w:rFonts w:ascii="Times New Roman" w:hAnsi="Times New Roman" w:cs="Times New Roman"/>
                <w:lang w:val="en-GB" w:bidi="ar-SA"/>
              </w:rPr>
              <w:t>mm</w:t>
            </w:r>
            <w:r w:rsidR="00FF4769">
              <w:rPr>
                <w:rFonts w:ascii="Times New Roman" w:hAnsi="Times New Roman" w:cs="Times New Roman"/>
                <w:lang w:val="ru-RU" w:bidi="ar-SA"/>
              </w:rPr>
              <w:t>)</w:t>
            </w:r>
          </w:p>
        </w:tc>
      </w:tr>
      <w:tr w:rsidR="004118ED" w:rsidRPr="00157E70" w:rsidTr="00AD6FAE">
        <w:tc>
          <w:tcPr>
            <w:tcW w:w="2660" w:type="dxa"/>
          </w:tcPr>
          <w:p w:rsidR="004118ED" w:rsidRDefault="004118ED" w:rsidP="000F44C0">
            <w:pPr>
              <w:rPr>
                <w:lang w:val="ru-RU"/>
              </w:rPr>
            </w:pPr>
            <w:r>
              <w:rPr>
                <w:lang w:val="ru-RU"/>
              </w:rPr>
              <w:t>Норма ОЗМ</w:t>
            </w:r>
          </w:p>
        </w:tc>
        <w:tc>
          <w:tcPr>
            <w:tcW w:w="6487" w:type="dxa"/>
          </w:tcPr>
          <w:p w:rsidR="004118ED" w:rsidRPr="005A24A1" w:rsidRDefault="004118ED" w:rsidP="005A24A1">
            <w:pPr>
              <w:rPr>
                <w:lang w:val="ru-RU"/>
              </w:rPr>
            </w:pPr>
            <w:r>
              <w:rPr>
                <w:lang w:val="ru-RU"/>
              </w:rPr>
              <w:t>Стоимость 1 человеко</w:t>
            </w:r>
            <w:r w:rsidR="005A31F8">
              <w:rPr>
                <w:lang w:val="ru-RU"/>
              </w:rPr>
              <w:t>-</w:t>
            </w:r>
            <w:r>
              <w:rPr>
                <w:lang w:val="ru-RU"/>
              </w:rPr>
              <w:t>часа по подразделениям ОЗМ</w:t>
            </w:r>
            <w:r w:rsidR="00FF4769">
              <w:rPr>
                <w:lang w:val="ru-RU"/>
              </w:rPr>
              <w:t xml:space="preserve">, формат </w:t>
            </w:r>
            <w:r w:rsidR="00FF4769">
              <w:rPr>
                <w:rFonts w:ascii="Times New Roman" w:hAnsi="Times New Roman" w:cs="Times New Roman"/>
                <w:lang w:val="en-GB" w:bidi="ar-SA"/>
              </w:rPr>
              <w:t>c</w:t>
            </w:r>
            <w:r w:rsidR="00FF4769" w:rsidRPr="00FF4769">
              <w:rPr>
                <w:rFonts w:ascii="Times New Roman" w:hAnsi="Times New Roman" w:cs="Times New Roman"/>
                <w:lang w:val="ru-RU" w:bidi="ar-SA"/>
              </w:rPr>
              <w:t xml:space="preserve"> </w:t>
            </w:r>
            <w:r w:rsidR="00FF4769">
              <w:rPr>
                <w:rFonts w:ascii="Times New Roman" w:hAnsi="Times New Roman" w:cs="Times New Roman"/>
                <w:lang w:val="ru-RU" w:bidi="ar-SA"/>
              </w:rPr>
              <w:t xml:space="preserve">плавающей точкой </w:t>
            </w:r>
          </w:p>
        </w:tc>
      </w:tr>
      <w:tr w:rsidR="004118ED" w:rsidRPr="00157E70" w:rsidTr="00AD6FAE">
        <w:tc>
          <w:tcPr>
            <w:tcW w:w="2660" w:type="dxa"/>
          </w:tcPr>
          <w:p w:rsidR="004118ED" w:rsidRDefault="00FF4769" w:rsidP="000F44C0">
            <w:pPr>
              <w:rPr>
                <w:lang w:val="ru-RU"/>
              </w:rPr>
            </w:pPr>
            <w:r>
              <w:rPr>
                <w:lang w:val="ru-RU"/>
              </w:rPr>
              <w:t>Статус контроля параметров расчета</w:t>
            </w:r>
          </w:p>
        </w:tc>
        <w:tc>
          <w:tcPr>
            <w:tcW w:w="6487" w:type="dxa"/>
          </w:tcPr>
          <w:p w:rsidR="004118ED" w:rsidRDefault="00FF4769" w:rsidP="000F44C0">
            <w:pPr>
              <w:rPr>
                <w:lang w:val="ru-RU"/>
              </w:rPr>
            </w:pPr>
            <w:r>
              <w:rPr>
                <w:lang w:val="ru-RU"/>
              </w:rPr>
              <w:t xml:space="preserve">Формат </w:t>
            </w:r>
            <w:r w:rsidRPr="005A31F8">
              <w:rPr>
                <w:lang w:val="ru-RU"/>
              </w:rPr>
              <w:t>[</w:t>
            </w:r>
            <w:r w:rsidR="005A31F8">
              <w:rPr>
                <w:lang w:val="ru-RU"/>
              </w:rPr>
              <w:t>Открыт для редактирования</w:t>
            </w:r>
            <w:r>
              <w:rPr>
                <w:lang w:val="ru-RU"/>
              </w:rPr>
              <w:t>/</w:t>
            </w:r>
            <w:r w:rsidR="005A31F8">
              <w:rPr>
                <w:lang w:val="ru-RU"/>
              </w:rPr>
              <w:t>Утвержден список контролируемых заказов/Утверждены параметры расчета</w:t>
            </w:r>
            <w:r w:rsidRPr="005A31F8">
              <w:rPr>
                <w:lang w:val="ru-RU"/>
              </w:rPr>
              <w:t>]</w:t>
            </w:r>
          </w:p>
        </w:tc>
      </w:tr>
      <w:tr w:rsidR="004118ED" w:rsidRPr="00157E70" w:rsidTr="00AD6FAE">
        <w:tc>
          <w:tcPr>
            <w:tcW w:w="2660" w:type="dxa"/>
          </w:tcPr>
          <w:p w:rsidR="004118ED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>Код начисления</w:t>
            </w:r>
          </w:p>
        </w:tc>
        <w:tc>
          <w:tcPr>
            <w:tcW w:w="6487" w:type="dxa"/>
          </w:tcPr>
          <w:p w:rsidR="004118ED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 xml:space="preserve">Номер вида оплаты, </w:t>
            </w:r>
            <w:r>
              <w:rPr>
                <w:rFonts w:ascii="Times New Roman" w:hAnsi="Times New Roman" w:cs="Times New Roman"/>
                <w:lang w:val="ru-RU" w:bidi="ar-SA"/>
              </w:rPr>
              <w:t>формат 3-знаковая цифровая строка</w:t>
            </w:r>
          </w:p>
        </w:tc>
      </w:tr>
      <w:tr w:rsidR="005A31F8" w:rsidRPr="00157E70" w:rsidTr="00AD6FAE">
        <w:tc>
          <w:tcPr>
            <w:tcW w:w="2660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>Наименование кода начисления</w:t>
            </w:r>
          </w:p>
        </w:tc>
        <w:tc>
          <w:tcPr>
            <w:tcW w:w="6487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 xml:space="preserve">Наименование вида оплаты, </w:t>
            </w:r>
            <w:r>
              <w:rPr>
                <w:rFonts w:ascii="Times New Roman" w:hAnsi="Times New Roman" w:cs="Times New Roman"/>
                <w:lang w:val="ru-RU" w:bidi="ar-SA"/>
              </w:rPr>
              <w:t>формат 30-знаковая буквенно-цифровая строка</w:t>
            </w:r>
          </w:p>
        </w:tc>
      </w:tr>
      <w:tr w:rsidR="005A31F8" w:rsidRPr="00157E70" w:rsidTr="00AD6FAE">
        <w:tc>
          <w:tcPr>
            <w:tcW w:w="2660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>Код подразделения</w:t>
            </w:r>
          </w:p>
        </w:tc>
        <w:tc>
          <w:tcPr>
            <w:tcW w:w="6487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 xml:space="preserve">Номер подразделения, </w:t>
            </w:r>
            <w:r>
              <w:rPr>
                <w:rFonts w:ascii="Times New Roman" w:hAnsi="Times New Roman" w:cs="Times New Roman"/>
                <w:lang w:val="ru-RU" w:bidi="ar-SA"/>
              </w:rPr>
              <w:t>формат 5-знаковая цифровая строка</w:t>
            </w:r>
          </w:p>
        </w:tc>
      </w:tr>
      <w:tr w:rsidR="005A31F8" w:rsidTr="00AD6FAE">
        <w:tc>
          <w:tcPr>
            <w:tcW w:w="2660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>Группа подразделений</w:t>
            </w:r>
          </w:p>
        </w:tc>
        <w:tc>
          <w:tcPr>
            <w:tcW w:w="6487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>Формат</w:t>
            </w:r>
            <w:r w:rsidR="00AD6FAE">
              <w:rPr>
                <w:lang w:val="ru-RU"/>
              </w:rPr>
              <w:t xml:space="preserve"> </w:t>
            </w:r>
            <w:r>
              <w:rPr>
                <w:lang w:val="en-GB"/>
              </w:rPr>
              <w:t>[</w:t>
            </w:r>
            <w:r>
              <w:rPr>
                <w:lang w:val="ru-RU"/>
              </w:rPr>
              <w:t>КБ/ОЗМ</w:t>
            </w:r>
            <w:r>
              <w:rPr>
                <w:lang w:val="en-GB"/>
              </w:rPr>
              <w:t>]</w:t>
            </w:r>
          </w:p>
        </w:tc>
      </w:tr>
      <w:tr w:rsidR="005A31F8" w:rsidRPr="00157E70" w:rsidTr="00AD6FAE">
        <w:tc>
          <w:tcPr>
            <w:tcW w:w="2660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>Трудоемкость ФатПодр</w:t>
            </w:r>
          </w:p>
        </w:tc>
        <w:tc>
          <w:tcPr>
            <w:tcW w:w="6487" w:type="dxa"/>
          </w:tcPr>
          <w:p w:rsidR="005A31F8" w:rsidRDefault="005A31F8" w:rsidP="00AD6FAE">
            <w:pPr>
              <w:rPr>
                <w:lang w:val="ru-RU"/>
              </w:rPr>
            </w:pPr>
            <w:r>
              <w:rPr>
                <w:lang w:val="ru-RU"/>
              </w:rPr>
              <w:t xml:space="preserve">Фактическая трудоемкость по подразделению, формат </w:t>
            </w:r>
            <w:r w:rsidR="003D1A8F">
              <w:rPr>
                <w:rFonts w:ascii="Times New Roman" w:hAnsi="Times New Roman" w:cs="Times New Roman"/>
                <w:lang w:val="ru-RU" w:bidi="ar-SA"/>
              </w:rPr>
              <w:t>8-знаковая цифровая строка</w:t>
            </w:r>
          </w:p>
        </w:tc>
      </w:tr>
      <w:tr w:rsidR="005A31F8" w:rsidRPr="00157E70" w:rsidTr="00AD6FAE">
        <w:tc>
          <w:tcPr>
            <w:tcW w:w="2660" w:type="dxa"/>
          </w:tcPr>
          <w:p w:rsidR="005A31F8" w:rsidRDefault="00AD6FAE" w:rsidP="000F44C0">
            <w:pPr>
              <w:rPr>
                <w:lang w:val="ru-RU"/>
              </w:rPr>
            </w:pPr>
            <w:r>
              <w:rPr>
                <w:lang w:val="ru-RU"/>
              </w:rPr>
              <w:t>Тип матрицы</w:t>
            </w:r>
          </w:p>
        </w:tc>
        <w:tc>
          <w:tcPr>
            <w:tcW w:w="6487" w:type="dxa"/>
          </w:tcPr>
          <w:p w:rsidR="005A31F8" w:rsidRDefault="00AD6FAE" w:rsidP="00AD6FAE">
            <w:pPr>
              <w:rPr>
                <w:lang w:val="ru-RU"/>
              </w:rPr>
            </w:pPr>
            <w:r w:rsidRPr="00FF4769">
              <w:rPr>
                <w:lang w:val="ru-RU"/>
              </w:rPr>
              <w:t>[</w:t>
            </w:r>
            <w:r>
              <w:rPr>
                <w:lang w:val="ru-RU"/>
              </w:rPr>
              <w:t>Плановая матрица/Приведенная матрица/Матрица резерва</w:t>
            </w:r>
            <w:r w:rsidRPr="00FF4769">
              <w:rPr>
                <w:lang w:val="ru-RU"/>
              </w:rPr>
              <w:t>]</w:t>
            </w:r>
          </w:p>
        </w:tc>
      </w:tr>
      <w:tr w:rsidR="00AD6FAE" w:rsidTr="00AD6FAE">
        <w:tc>
          <w:tcPr>
            <w:tcW w:w="2660" w:type="dxa"/>
          </w:tcPr>
          <w:p w:rsidR="00AD6FAE" w:rsidRDefault="00AD6FAE" w:rsidP="000F44C0">
            <w:pPr>
              <w:rPr>
                <w:lang w:val="ru-RU"/>
              </w:rPr>
            </w:pPr>
            <w:r>
              <w:rPr>
                <w:lang w:val="ru-RU"/>
              </w:rPr>
              <w:t>Статус контроля матрицы</w:t>
            </w:r>
          </w:p>
        </w:tc>
        <w:tc>
          <w:tcPr>
            <w:tcW w:w="6487" w:type="dxa"/>
          </w:tcPr>
          <w:p w:rsidR="00AD6FAE" w:rsidRDefault="00AD6FAE" w:rsidP="00AD6FAE">
            <w:pPr>
              <w:rPr>
                <w:lang w:val="ru-RU"/>
              </w:rPr>
            </w:pPr>
            <w:r w:rsidRPr="00FF4769">
              <w:rPr>
                <w:lang w:val="ru-RU"/>
              </w:rPr>
              <w:t>[</w:t>
            </w:r>
            <w:r>
              <w:rPr>
                <w:lang w:val="ru-RU"/>
              </w:rPr>
              <w:t>Открыта для редактирования/Утверждена</w:t>
            </w:r>
            <w:r w:rsidRPr="00FF4769">
              <w:rPr>
                <w:lang w:val="ru-RU"/>
              </w:rPr>
              <w:t>]</w:t>
            </w:r>
          </w:p>
        </w:tc>
      </w:tr>
      <w:tr w:rsidR="00AD6FAE" w:rsidRPr="00157E70" w:rsidTr="00AD6FAE">
        <w:tc>
          <w:tcPr>
            <w:tcW w:w="2660" w:type="dxa"/>
          </w:tcPr>
          <w:p w:rsidR="00AD6FAE" w:rsidRPr="00AD6FAE" w:rsidRDefault="00AD6FAE" w:rsidP="000F44C0">
            <w:pPr>
              <w:rPr>
                <w:lang w:val="ru-RU"/>
              </w:rPr>
            </w:pPr>
            <w:r>
              <w:rPr>
                <w:lang w:val="ru-RU"/>
              </w:rPr>
              <w:t xml:space="preserve">Вариант расчета </w:t>
            </w:r>
          </w:p>
        </w:tc>
        <w:tc>
          <w:tcPr>
            <w:tcW w:w="6487" w:type="dxa"/>
          </w:tcPr>
          <w:p w:rsidR="00AD6FAE" w:rsidRDefault="00373197" w:rsidP="00373197">
            <w:pPr>
              <w:rPr>
                <w:lang w:val="ru-RU"/>
              </w:rPr>
            </w:pPr>
            <w:r w:rsidRPr="00FF4769">
              <w:rPr>
                <w:lang w:val="ru-RU"/>
              </w:rPr>
              <w:t>[</w:t>
            </w:r>
            <w:r>
              <w:rPr>
                <w:lang w:val="ru-RU"/>
              </w:rPr>
              <w:t>Предварительный/По приведенной матрице/По матрице резерва</w:t>
            </w:r>
            <w:r w:rsidRPr="00FF4769">
              <w:rPr>
                <w:lang w:val="ru-RU"/>
              </w:rPr>
              <w:t>]</w:t>
            </w:r>
          </w:p>
        </w:tc>
      </w:tr>
      <w:tr w:rsidR="00AD6FAE" w:rsidRPr="00157E70" w:rsidTr="00AD6FAE">
        <w:tc>
          <w:tcPr>
            <w:tcW w:w="2660" w:type="dxa"/>
          </w:tcPr>
          <w:p w:rsidR="00AD6FAE" w:rsidRDefault="00AD6FAE" w:rsidP="000F44C0">
            <w:pPr>
              <w:rPr>
                <w:lang w:val="ru-RU"/>
              </w:rPr>
            </w:pPr>
            <w:r>
              <w:rPr>
                <w:lang w:val="ru-RU"/>
              </w:rPr>
              <w:t>Трудоемкость ячейки матрицы</w:t>
            </w:r>
          </w:p>
        </w:tc>
        <w:tc>
          <w:tcPr>
            <w:tcW w:w="6487" w:type="dxa"/>
          </w:tcPr>
          <w:p w:rsidR="00AD6FAE" w:rsidRPr="00AD6FAE" w:rsidRDefault="00AD6FAE" w:rsidP="00AD6FAE">
            <w:pPr>
              <w:rPr>
                <w:lang w:val="ru-RU"/>
              </w:rPr>
            </w:pPr>
            <w:r>
              <w:rPr>
                <w:lang w:val="ru-RU"/>
              </w:rPr>
              <w:t xml:space="preserve">Трудоемкость заказа в подразделении, </w:t>
            </w:r>
            <w:r>
              <w:rPr>
                <w:rFonts w:ascii="Times New Roman" w:hAnsi="Times New Roman" w:cs="Times New Roman"/>
                <w:lang w:val="ru-RU" w:bidi="ar-SA"/>
              </w:rPr>
              <w:t>формат 5-знаковая цифровая строка</w:t>
            </w:r>
          </w:p>
        </w:tc>
      </w:tr>
      <w:tr w:rsidR="00AD6FAE" w:rsidTr="00AD6FAE">
        <w:tc>
          <w:tcPr>
            <w:tcW w:w="2660" w:type="dxa"/>
          </w:tcPr>
          <w:p w:rsidR="00AD6FAE" w:rsidRDefault="00373197" w:rsidP="000F44C0">
            <w:pPr>
              <w:rPr>
                <w:lang w:val="ru-RU"/>
              </w:rPr>
            </w:pPr>
            <w:r>
              <w:rPr>
                <w:lang w:val="ru-RU"/>
              </w:rPr>
              <w:t>Счет дебета</w:t>
            </w:r>
          </w:p>
        </w:tc>
        <w:tc>
          <w:tcPr>
            <w:tcW w:w="6487" w:type="dxa"/>
          </w:tcPr>
          <w:p w:rsidR="00AD6FAE" w:rsidRPr="00FF4769" w:rsidRDefault="00373197" w:rsidP="00AD6FAE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>формат 4-знаковая цифровая строка</w:t>
            </w:r>
          </w:p>
        </w:tc>
      </w:tr>
      <w:tr w:rsidR="00AD6FAE" w:rsidTr="00AD6FAE">
        <w:tc>
          <w:tcPr>
            <w:tcW w:w="2660" w:type="dxa"/>
          </w:tcPr>
          <w:p w:rsidR="00AD6FAE" w:rsidRDefault="00373197" w:rsidP="000F44C0">
            <w:pPr>
              <w:rPr>
                <w:lang w:val="ru-RU"/>
              </w:rPr>
            </w:pPr>
            <w:r>
              <w:rPr>
                <w:lang w:val="ru-RU"/>
              </w:rPr>
              <w:t>Счет кредита</w:t>
            </w:r>
          </w:p>
        </w:tc>
        <w:tc>
          <w:tcPr>
            <w:tcW w:w="6487" w:type="dxa"/>
          </w:tcPr>
          <w:p w:rsidR="00AD6FAE" w:rsidRPr="00FF4769" w:rsidRDefault="00373197" w:rsidP="00AD6FAE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>формат 4-знаковая цифровая строка</w:t>
            </w:r>
          </w:p>
        </w:tc>
      </w:tr>
      <w:tr w:rsidR="00373197" w:rsidRPr="00157E70" w:rsidTr="00AD6FAE">
        <w:tc>
          <w:tcPr>
            <w:tcW w:w="2660" w:type="dxa"/>
          </w:tcPr>
          <w:p w:rsidR="00373197" w:rsidRDefault="0056576A" w:rsidP="000F44C0">
            <w:pPr>
              <w:rPr>
                <w:lang w:val="ru-RU"/>
              </w:rPr>
            </w:pPr>
            <w:r>
              <w:rPr>
                <w:lang w:val="ru-RU"/>
              </w:rPr>
              <w:t>Трудоемкость БухПроводка</w:t>
            </w:r>
          </w:p>
        </w:tc>
        <w:tc>
          <w:tcPr>
            <w:tcW w:w="6487" w:type="dxa"/>
          </w:tcPr>
          <w:p w:rsidR="00373197" w:rsidRDefault="0056576A" w:rsidP="005A24A1">
            <w:pPr>
              <w:rPr>
                <w:rFonts w:ascii="Times New Roman" w:hAnsi="Times New Roman" w:cs="Times New Roman"/>
                <w:lang w:val="ru-RU" w:bidi="ar-SA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 xml:space="preserve">Распределенная по заказам трудоемкость, </w:t>
            </w:r>
            <w:r>
              <w:rPr>
                <w:lang w:val="ru-RU"/>
              </w:rPr>
              <w:t xml:space="preserve">формат </w:t>
            </w:r>
            <w:r>
              <w:rPr>
                <w:rFonts w:ascii="Times New Roman" w:hAnsi="Times New Roman" w:cs="Times New Roman"/>
                <w:lang w:val="en-GB" w:bidi="ar-SA"/>
              </w:rPr>
              <w:t>c</w:t>
            </w:r>
            <w:r w:rsidRPr="00FF4769">
              <w:rPr>
                <w:rFonts w:ascii="Times New Roman" w:hAnsi="Times New Roman" w:cs="Times New Roman"/>
                <w:lang w:val="ru-RU" w:bidi="ar-SA"/>
              </w:rPr>
              <w:t xml:space="preserve"> </w:t>
            </w:r>
            <w:r>
              <w:rPr>
                <w:rFonts w:ascii="Times New Roman" w:hAnsi="Times New Roman" w:cs="Times New Roman"/>
                <w:lang w:val="ru-RU" w:bidi="ar-SA"/>
              </w:rPr>
              <w:t>плавающей точкой</w:t>
            </w:r>
          </w:p>
        </w:tc>
      </w:tr>
      <w:tr w:rsidR="0056576A" w:rsidRPr="00157E70" w:rsidTr="00AD6FAE">
        <w:tc>
          <w:tcPr>
            <w:tcW w:w="2660" w:type="dxa"/>
          </w:tcPr>
          <w:p w:rsidR="0056576A" w:rsidRDefault="0056576A" w:rsidP="002459CA">
            <w:pPr>
              <w:rPr>
                <w:lang w:val="ru-RU"/>
              </w:rPr>
            </w:pPr>
            <w:r>
              <w:rPr>
                <w:lang w:val="ru-RU"/>
              </w:rPr>
              <w:t xml:space="preserve">ФОТ </w:t>
            </w:r>
            <w:proofErr w:type="spellStart"/>
            <w:r>
              <w:rPr>
                <w:lang w:val="ru-RU"/>
              </w:rPr>
              <w:t>БухПроводка</w:t>
            </w:r>
            <w:proofErr w:type="spellEnd"/>
          </w:p>
        </w:tc>
        <w:tc>
          <w:tcPr>
            <w:tcW w:w="6487" w:type="dxa"/>
          </w:tcPr>
          <w:p w:rsidR="0056576A" w:rsidRDefault="0056576A" w:rsidP="005A24A1">
            <w:pPr>
              <w:rPr>
                <w:rFonts w:ascii="Times New Roman" w:hAnsi="Times New Roman" w:cs="Times New Roman"/>
                <w:lang w:val="ru-RU" w:bidi="ar-SA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 xml:space="preserve">Распределенный по заказам ФОТ, </w:t>
            </w:r>
            <w:r>
              <w:rPr>
                <w:lang w:val="ru-RU"/>
              </w:rPr>
              <w:t xml:space="preserve">формат </w:t>
            </w:r>
            <w:r>
              <w:rPr>
                <w:rFonts w:ascii="Times New Roman" w:hAnsi="Times New Roman" w:cs="Times New Roman"/>
                <w:lang w:val="en-GB" w:bidi="ar-SA"/>
              </w:rPr>
              <w:t>c</w:t>
            </w:r>
            <w:r w:rsidRPr="00FF4769">
              <w:rPr>
                <w:rFonts w:ascii="Times New Roman" w:hAnsi="Times New Roman" w:cs="Times New Roman"/>
                <w:lang w:val="ru-RU" w:bidi="ar-SA"/>
              </w:rPr>
              <w:t xml:space="preserve"> </w:t>
            </w:r>
            <w:r>
              <w:rPr>
                <w:rFonts w:ascii="Times New Roman" w:hAnsi="Times New Roman" w:cs="Times New Roman"/>
                <w:lang w:val="ru-RU" w:bidi="ar-SA"/>
              </w:rPr>
              <w:t xml:space="preserve">плавающей точкой </w:t>
            </w:r>
          </w:p>
        </w:tc>
      </w:tr>
    </w:tbl>
    <w:p w:rsidR="000F44C0" w:rsidRPr="000F44C0" w:rsidRDefault="000F44C0" w:rsidP="000F44C0">
      <w:pPr>
        <w:rPr>
          <w:lang w:val="ru-RU"/>
        </w:rPr>
      </w:pPr>
    </w:p>
    <w:p w:rsidR="000F44C0" w:rsidRPr="000F44C0" w:rsidRDefault="000F44C0" w:rsidP="000F44C0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  <w:lang w:val="ru-RU"/>
        </w:rPr>
      </w:pPr>
      <w:r w:rsidRPr="00377E24">
        <w:rPr>
          <w:lang w:val="ru-RU"/>
        </w:rPr>
        <w:br w:type="page"/>
      </w:r>
    </w:p>
    <w:p w:rsidR="00D67E31" w:rsidRPr="00FC2A65" w:rsidRDefault="009A60E2" w:rsidP="00D67E31">
      <w:pPr>
        <w:jc w:val="right"/>
        <w:rPr>
          <w:rFonts w:asciiTheme="majorHAnsi" w:eastAsiaTheme="majorEastAsia" w:hAnsiTheme="majorHAnsi" w:cstheme="majorBidi"/>
          <w:b/>
          <w:bCs/>
          <w:lang w:val="ru-RU"/>
        </w:rPr>
      </w:pPr>
      <w:r>
        <w:rPr>
          <w:lang w:val="ru-RU"/>
        </w:rPr>
        <w:t>Приложение 1</w:t>
      </w:r>
    </w:p>
    <w:p w:rsidR="00D67E31" w:rsidRPr="00D67E31" w:rsidRDefault="00D67E31" w:rsidP="00D67E3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Вводные данные</w:t>
      </w:r>
      <w:r w:rsidRPr="00D67E31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D67E31">
        <w:rPr>
          <w:rFonts w:ascii="Times New Roman" w:hAnsi="Times New Roman" w:cs="Times New Roman"/>
          <w:i/>
          <w:sz w:val="24"/>
          <w:szCs w:val="24"/>
          <w:lang w:val="ru-RU"/>
        </w:rPr>
        <w:t>План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данные  00-19,  </w:t>
      </w:r>
      <w:r w:rsidRPr="00D67E31">
        <w:rPr>
          <w:rFonts w:ascii="Times New Roman" w:hAnsi="Times New Roman" w:cs="Times New Roman"/>
          <w:i/>
          <w:sz w:val="24"/>
          <w:szCs w:val="24"/>
          <w:lang w:val="ru-RU"/>
        </w:rPr>
        <w:t>Факт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бухг. данные.</w:t>
      </w:r>
    </w:p>
    <w:tbl>
      <w:tblPr>
        <w:tblStyle w:val="aff5"/>
        <w:tblW w:w="0" w:type="auto"/>
        <w:jc w:val="center"/>
        <w:tblInd w:w="-218" w:type="dxa"/>
        <w:tblLook w:val="04A0" w:firstRow="1" w:lastRow="0" w:firstColumn="1" w:lastColumn="0" w:noHBand="0" w:noVBand="1"/>
      </w:tblPr>
      <w:tblGrid>
        <w:gridCol w:w="1266"/>
        <w:gridCol w:w="1048"/>
        <w:gridCol w:w="1049"/>
        <w:gridCol w:w="1049"/>
        <w:gridCol w:w="1049"/>
        <w:gridCol w:w="1122"/>
        <w:gridCol w:w="1134"/>
      </w:tblGrid>
      <w:tr w:rsidR="00D67E31" w:rsidTr="00BA64AC">
        <w:trPr>
          <w:trHeight w:val="278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Заказ</w:t>
            </w:r>
          </w:p>
        </w:tc>
        <w:tc>
          <w:tcPr>
            <w:tcW w:w="1048" w:type="dxa"/>
            <w:vMerge w:val="restart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049" w:type="dxa"/>
            <w:vMerge w:val="restart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049" w:type="dxa"/>
            <w:vMerge w:val="restart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…i…</w:t>
            </w:r>
          </w:p>
        </w:tc>
        <w:tc>
          <w:tcPr>
            <w:tcW w:w="1049" w:type="dxa"/>
            <w:vMerge w:val="restart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</w:p>
        </w:tc>
        <w:tc>
          <w:tcPr>
            <w:tcW w:w="1122" w:type="dxa"/>
            <w:vMerge w:val="restart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План по подр. j</w:t>
            </w:r>
          </w:p>
        </w:tc>
        <w:tc>
          <w:tcPr>
            <w:tcW w:w="1134" w:type="dxa"/>
            <w:vMerge w:val="restart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Факт по подр. j</w:t>
            </w:r>
          </w:p>
        </w:tc>
      </w:tr>
      <w:tr w:rsidR="00D67E31" w:rsidTr="00BA64AC">
        <w:trPr>
          <w:trHeight w:val="277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Подразд.</w:t>
            </w:r>
          </w:p>
        </w:tc>
        <w:tc>
          <w:tcPr>
            <w:tcW w:w="1048" w:type="dxa"/>
            <w:vMerge/>
          </w:tcPr>
          <w:p w:rsidR="00D67E31" w:rsidRPr="009E766F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9" w:type="dxa"/>
            <w:vMerge/>
          </w:tcPr>
          <w:p w:rsidR="00D67E31" w:rsidRPr="009E766F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9" w:type="dxa"/>
            <w:vMerge/>
          </w:tcPr>
          <w:p w:rsidR="00D67E31" w:rsidRPr="009E766F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9" w:type="dxa"/>
            <w:vMerge/>
          </w:tcPr>
          <w:p w:rsidR="00D67E31" w:rsidRPr="009E766F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22" w:type="dxa"/>
            <w:vMerge/>
          </w:tcPr>
          <w:p w:rsidR="00D67E31" w:rsidRPr="009E766F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:rsidR="00D67E31" w:rsidRPr="009E766F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67E31" w:rsidTr="00BA64AC">
        <w:trPr>
          <w:trHeight w:val="478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048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2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67E31" w:rsidTr="00BA64AC">
        <w:trPr>
          <w:trHeight w:val="478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048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2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67E31" w:rsidTr="00BA64AC">
        <w:trPr>
          <w:trHeight w:val="478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...j…</w:t>
            </w:r>
          </w:p>
        </w:tc>
        <w:tc>
          <w:tcPr>
            <w:tcW w:w="1048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ij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mj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2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67E31" w:rsidTr="00BA64AC">
        <w:trPr>
          <w:trHeight w:val="478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1048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in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mn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2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67E31" w:rsidTr="00BA64AC">
        <w:trPr>
          <w:trHeight w:val="501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План по заказу i</w:t>
            </w:r>
          </w:p>
        </w:tc>
        <w:tc>
          <w:tcPr>
            <w:tcW w:w="1048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9B4048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22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sz w:val="24"/>
                <w:szCs w:val="24"/>
              </w:rPr>
              <w:t>--------</w:t>
            </w:r>
          </w:p>
        </w:tc>
        <w:tc>
          <w:tcPr>
            <w:tcW w:w="1134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sz w:val="24"/>
                <w:szCs w:val="24"/>
              </w:rPr>
              <w:t>---------</w:t>
            </w:r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67E31" w:rsidRDefault="00D67E31" w:rsidP="00D67E31">
      <w:pPr>
        <w:rPr>
          <w:rFonts w:ascii="Times New Roman" w:hAnsi="Times New Roman" w:cs="Times New Roman"/>
          <w:sz w:val="28"/>
          <w:szCs w:val="28"/>
        </w:rPr>
      </w:pPr>
    </w:p>
    <w:p w:rsidR="00D67E31" w:rsidRPr="00D67E31" w:rsidRDefault="00D67E31" w:rsidP="00D67E31">
      <w:pPr>
        <w:ind w:right="-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w:r w:rsidRPr="00D67E31">
        <w:rPr>
          <w:rFonts w:ascii="Times New Roman" w:hAnsi="Times New Roman" w:cs="Times New Roman"/>
          <w:b/>
          <w:sz w:val="24"/>
          <w:szCs w:val="24"/>
        </w:rPr>
        <w:t>i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заказ, </w:t>
      </w:r>
      <w:r w:rsidRPr="00D67E31">
        <w:rPr>
          <w:rFonts w:ascii="Times New Roman" w:hAnsi="Times New Roman" w:cs="Times New Roman"/>
          <w:b/>
          <w:sz w:val="24"/>
          <w:szCs w:val="24"/>
        </w:rPr>
        <w:t>m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число всех заказов, </w:t>
      </w:r>
      <w:r w:rsidRPr="00D67E31">
        <w:rPr>
          <w:rFonts w:ascii="Times New Roman" w:hAnsi="Times New Roman" w:cs="Times New Roman"/>
          <w:b/>
          <w:sz w:val="24"/>
          <w:szCs w:val="24"/>
        </w:rPr>
        <w:t>k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число контролируемых заказов, </w:t>
      </w:r>
      <w:r w:rsidRPr="00D67E31">
        <w:rPr>
          <w:rFonts w:ascii="Times New Roman" w:hAnsi="Times New Roman" w:cs="Times New Roman"/>
          <w:b/>
          <w:sz w:val="24"/>
          <w:szCs w:val="24"/>
        </w:rPr>
        <w:t>k</w:t>
      </w:r>
      <w:r w:rsidRPr="00D67E3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&lt; </w:t>
      </w:r>
      <w:r w:rsidRPr="00D67E31">
        <w:rPr>
          <w:rFonts w:ascii="Times New Roman" w:hAnsi="Times New Roman" w:cs="Times New Roman"/>
          <w:b/>
          <w:sz w:val="24"/>
          <w:szCs w:val="24"/>
        </w:rPr>
        <w:t>m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67E31" w:rsidRPr="00D67E31" w:rsidRDefault="00D67E31" w:rsidP="00D67E31">
      <w:pPr>
        <w:ind w:right="-1"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b/>
          <w:sz w:val="24"/>
          <w:szCs w:val="24"/>
        </w:rPr>
        <w:t>j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подразделение, </w:t>
      </w:r>
      <w:r w:rsidRPr="00D67E31">
        <w:rPr>
          <w:rFonts w:ascii="Times New Roman" w:hAnsi="Times New Roman" w:cs="Times New Roman"/>
          <w:b/>
          <w:sz w:val="24"/>
          <w:szCs w:val="24"/>
        </w:rPr>
        <w:t>n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кол-во всех подразделений;</w:t>
      </w:r>
    </w:p>
    <w:p w:rsidR="00D67E31" w:rsidRPr="00D67E31" w:rsidRDefault="009B4048" w:rsidP="00D67E31">
      <w:pPr>
        <w:ind w:right="-1"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- плановая трудоемкость заказа </w:t>
      </w:r>
      <w:r w:rsidR="00D67E31" w:rsidRPr="00D67E31">
        <w:rPr>
          <w:rFonts w:ascii="Times New Roman" w:hAnsi="Times New Roman" w:cs="Times New Roman"/>
          <w:sz w:val="24"/>
          <w:szCs w:val="24"/>
        </w:rPr>
        <w:t>i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в подразделении </w:t>
      </w:r>
      <w:r w:rsidR="00D67E31" w:rsidRPr="00D67E31">
        <w:rPr>
          <w:rFonts w:ascii="Times New Roman" w:hAnsi="Times New Roman" w:cs="Times New Roman"/>
          <w:sz w:val="24"/>
          <w:szCs w:val="24"/>
        </w:rPr>
        <w:t>j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67E31" w:rsidRPr="00D67E31" w:rsidRDefault="009B4048" w:rsidP="00D67E31">
      <w:pPr>
        <w:ind w:right="-1"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 w:rsidR="00D67E31" w:rsidRPr="00D67E3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фактическая трудоемкость </w:t>
      </w:r>
      <w:r w:rsidR="00D67E31" w:rsidRPr="00D67E31">
        <w:rPr>
          <w:rFonts w:ascii="Times New Roman" w:hAnsi="Times New Roman" w:cs="Times New Roman"/>
          <w:sz w:val="24"/>
          <w:szCs w:val="24"/>
        </w:rPr>
        <w:t>j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>-го подразделения;</w:t>
      </w:r>
    </w:p>
    <w:p w:rsidR="00D67E31" w:rsidRPr="00D67E31" w:rsidRDefault="009B4048" w:rsidP="00D67E31">
      <w:pPr>
        <w:ind w:right="-1"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PZ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i</m:t>
            </m:r>
          </m:sub>
        </m:sSub>
        <m:r>
          <m:rPr>
            <m:nor/>
          </m:rPr>
          <w:rPr>
            <w:rFonts w:ascii="Times New Roman" w:hAnsi="Times New Roman" w:cs="Times New Roman"/>
            <w:b/>
            <w:sz w:val="24"/>
            <w:szCs w:val="24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j</m:t>
            </m:r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m:t>=1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m:t>ij</m:t>
                </m:r>
              </m:sub>
            </m:sSub>
          </m:e>
        </m:nary>
      </m:oMath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– план по заказу </w:t>
      </w:r>
      <w:r w:rsidR="00D67E31" w:rsidRPr="00D67E31">
        <w:rPr>
          <w:rFonts w:ascii="Times New Roman" w:hAnsi="Times New Roman" w:cs="Times New Roman"/>
          <w:sz w:val="24"/>
          <w:szCs w:val="24"/>
        </w:rPr>
        <w:t>i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(расчетная величина);</w:t>
      </w:r>
    </w:p>
    <w:p w:rsidR="00D67E31" w:rsidRPr="00D67E31" w:rsidRDefault="009B4048" w:rsidP="00D67E31">
      <w:pPr>
        <w:ind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PP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j</m:t>
            </m:r>
          </m:sub>
        </m:sSub>
        <m:r>
          <m:rPr>
            <m:nor/>
          </m:rPr>
          <w:rPr>
            <w:rFonts w:ascii="Times New Roman" w:hAnsi="Times New Roman" w:cs="Times New Roman"/>
            <w:b/>
            <w:sz w:val="24"/>
            <w:szCs w:val="24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i</m:t>
            </m:r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m:t>=1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m:t>ij</m:t>
                </m:r>
              </m:sub>
            </m:sSub>
          </m:e>
        </m:nary>
      </m:oMath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- план по подразделению </w:t>
      </w:r>
      <w:r w:rsidR="00D67E31" w:rsidRPr="00D67E31">
        <w:rPr>
          <w:rFonts w:ascii="Times New Roman" w:hAnsi="Times New Roman" w:cs="Times New Roman"/>
          <w:sz w:val="24"/>
          <w:szCs w:val="24"/>
        </w:rPr>
        <w:t>j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(расчетная величина);</w:t>
      </w:r>
    </w:p>
    <w:p w:rsidR="00D67E31" w:rsidRPr="00D67E31" w:rsidRDefault="009B4048" w:rsidP="00D67E31">
      <w:pPr>
        <w:ind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="00D67E31" w:rsidRPr="00D67E3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искомая фактическая трудоемкость заказа </w:t>
      </w:r>
      <w:r w:rsidR="00D67E31" w:rsidRPr="00D67E31">
        <w:rPr>
          <w:rFonts w:ascii="Times New Roman" w:hAnsi="Times New Roman" w:cs="Times New Roman"/>
          <w:sz w:val="24"/>
          <w:szCs w:val="24"/>
        </w:rPr>
        <w:t>i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в подразделении </w:t>
      </w:r>
      <w:r w:rsidR="00D67E31" w:rsidRPr="00D67E31">
        <w:rPr>
          <w:rFonts w:ascii="Times New Roman" w:hAnsi="Times New Roman" w:cs="Times New Roman"/>
          <w:sz w:val="24"/>
          <w:szCs w:val="24"/>
        </w:rPr>
        <w:t>j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67E31" w:rsidRPr="00D67E31" w:rsidRDefault="00D67E31" w:rsidP="00D67E3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7E31">
        <w:rPr>
          <w:rFonts w:ascii="Times New Roman" w:hAnsi="Times New Roman" w:cs="Times New Roman"/>
          <w:b/>
          <w:sz w:val="24"/>
          <w:szCs w:val="24"/>
          <w:u w:val="single"/>
        </w:rPr>
        <w:t>Условия:</w:t>
      </w:r>
    </w:p>
    <w:p w:rsidR="00D67E31" w:rsidRPr="00D67E31" w:rsidRDefault="00D67E31" w:rsidP="00D67E31">
      <w:pPr>
        <w:pStyle w:val="af3"/>
        <w:numPr>
          <w:ilvl w:val="0"/>
          <w:numId w:val="53"/>
        </w:num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для 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∀</m:t>
        </m:r>
      </m:oMath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подразделения </w:t>
      </w:r>
      <w:r w:rsidRPr="00D67E31">
        <w:rPr>
          <w:rFonts w:ascii="Times New Roman" w:hAnsi="Times New Roman" w:cs="Times New Roman"/>
          <w:sz w:val="24"/>
          <w:szCs w:val="24"/>
        </w:rPr>
        <w:t>j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m:oMath>
        <m:nary>
          <m:naryPr>
            <m:chr m:val="∑"/>
            <m:limLoc m:val="undOvr"/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  <m:r>
              <m:rPr>
                <m:sty m:val="bi"/>
              </m:rPr>
              <w:rPr>
                <w:rFonts w:ascii="Cambria Math" w:hAnsi="Times New Roman" w:cs="Times New Roman"/>
                <w:sz w:val="24"/>
                <w:szCs w:val="24"/>
                <w:lang w:val="ru-RU"/>
              </w:rPr>
              <m:t>=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ij</m:t>
                </m:r>
              </m:sub>
            </m:sSub>
            <m:r>
              <m:rPr>
                <m:sty m:val="bi"/>
              </m:rPr>
              <w:rPr>
                <w:rFonts w:ascii="Cambria Math" w:hAnsi="Times New Roman" w:cs="Times New Roman"/>
                <w:sz w:val="24"/>
                <w:szCs w:val="24"/>
                <w:lang w:val="ru-RU"/>
              </w:rPr>
              <m:t xml:space="preserve">= </m:t>
            </m:r>
            <m:sSub>
              <m:sSubPr>
                <m:ctrlPr>
                  <w:rPr>
                    <w:rFonts w:ascii="Cambria Math" w:hAnsi="Times New Roman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e>
        </m:nary>
      </m:oMath>
      <w:r w:rsidRPr="00D67E3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>(обязательное условие!!!).</w:t>
      </w:r>
    </w:p>
    <w:p w:rsidR="00D67E31" w:rsidRPr="00D67E31" w:rsidRDefault="00D67E31" w:rsidP="00D67E31">
      <w:pPr>
        <w:pStyle w:val="af3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Т.е. фактическая трудоемкость </w:t>
      </w:r>
      <w:r w:rsidRPr="00D67E31">
        <w:rPr>
          <w:rFonts w:ascii="Times New Roman" w:hAnsi="Times New Roman" w:cs="Times New Roman"/>
          <w:sz w:val="24"/>
          <w:szCs w:val="24"/>
        </w:rPr>
        <w:t>j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>-го подразделения не должна измениться.</w:t>
      </w:r>
    </w:p>
    <w:p w:rsidR="00D67E31" w:rsidRPr="00D67E31" w:rsidRDefault="00D67E31" w:rsidP="00D67E31">
      <w:pPr>
        <w:pStyle w:val="af3"/>
        <w:numPr>
          <w:ilvl w:val="0"/>
          <w:numId w:val="53"/>
        </w:num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∀</m:t>
        </m:r>
      </m:oMath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заказа </w:t>
      </w:r>
      <w:r w:rsidRPr="00D67E31">
        <w:rPr>
          <w:rFonts w:ascii="Times New Roman" w:hAnsi="Times New Roman" w:cs="Times New Roman"/>
          <w:sz w:val="24"/>
          <w:szCs w:val="24"/>
        </w:rPr>
        <w:t>i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если  </w:t>
      </w: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>&gt;</m:t>
        </m:r>
        <m:r>
          <w:rPr>
            <w:rFonts w:ascii="Cambria Math" w:hAnsi="Times New Roman" w:cs="Times New Roman"/>
            <w:sz w:val="24"/>
            <w:szCs w:val="24"/>
            <w:lang w:val="ru-RU"/>
          </w:rPr>
          <m:t xml:space="preserve">0, </m:t>
        </m:r>
        <m:r>
          <w:rPr>
            <w:rFonts w:ascii="Cambria Math" w:hAnsi="Times New Roman" w:cs="Times New Roman"/>
            <w:sz w:val="24"/>
            <w:szCs w:val="24"/>
            <w:lang w:val="ru-RU"/>
          </w:rPr>
          <m:t>то</m:t>
        </m:r>
        <m:r>
          <w:rPr>
            <w:rFonts w:ascii="Cambria Math" w:hAnsi="Times New Roman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>&gt;</m:t>
        </m:r>
        <m:r>
          <w:rPr>
            <w:rFonts w:ascii="Cambria Math" w:hAnsi="Times New Roman" w:cs="Times New Roman"/>
            <w:sz w:val="24"/>
            <w:szCs w:val="24"/>
            <w:lang w:val="ru-RU"/>
          </w:rPr>
          <m:t>0</m:t>
        </m:r>
      </m:oMath>
      <w:r w:rsidRPr="00D67E31">
        <w:rPr>
          <w:rFonts w:ascii="Times New Roman" w:hAnsi="Times New Roman" w:cs="Times New Roman"/>
          <w:b/>
          <w:sz w:val="24"/>
          <w:szCs w:val="24"/>
          <w:lang w:val="ru-RU"/>
        </w:rPr>
        <w:t>,</w:t>
      </w:r>
    </w:p>
    <w:p w:rsidR="00D67E31" w:rsidRPr="00D67E31" w:rsidRDefault="00D67E31" w:rsidP="00D67E31">
      <w:pPr>
        <w:pStyle w:val="af3"/>
        <w:ind w:firstLine="169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если </w:t>
      </w: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0</m:t>
        </m:r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 xml:space="preserve">, </m:t>
        </m:r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>то</m:t>
        </m:r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0</m:t>
        </m:r>
      </m:oMath>
      <w:r w:rsidRPr="00D67E31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</w:p>
    <w:p w:rsidR="00D67E31" w:rsidRPr="00D67E31" w:rsidRDefault="00D67E31" w:rsidP="00D67E31">
      <w:pPr>
        <w:pStyle w:val="af3"/>
        <w:ind w:hanging="1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Т.е. если есть плановое значение, то и искомая величина будет. </w:t>
      </w:r>
    </w:p>
    <w:p w:rsidR="00D67E31" w:rsidRPr="00D67E31" w:rsidRDefault="00D67E31" w:rsidP="00D67E31">
      <w:pPr>
        <w:pStyle w:val="af3"/>
        <w:ind w:hanging="11"/>
        <w:rPr>
          <w:rFonts w:ascii="Times New Roman" w:hAnsi="Times New Roman" w:cs="Times New Roman"/>
          <w:sz w:val="24"/>
          <w:szCs w:val="24"/>
          <w:lang w:val="ru-RU"/>
        </w:rPr>
      </w:pPr>
    </w:p>
    <w:p w:rsidR="00D67E31" w:rsidRPr="00D67E31" w:rsidRDefault="00D67E31" w:rsidP="00D67E31">
      <w:pPr>
        <w:pStyle w:val="af3"/>
        <w:ind w:left="0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D67E31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Необходимо достигнуть следующего равенства:</w:t>
      </w:r>
    </w:p>
    <w:p w:rsidR="00D67E31" w:rsidRPr="00D67E31" w:rsidRDefault="00D67E31" w:rsidP="00D67E31">
      <w:pPr>
        <w:pStyle w:val="af3"/>
        <w:ind w:left="0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</w:p>
    <w:p w:rsidR="00D67E31" w:rsidRDefault="00D67E31" w:rsidP="00D67E31">
      <w:pPr>
        <w:pStyle w:val="af3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∀</m:t>
        </m:r>
      </m:oMath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контр. заказа </w:t>
      </w:r>
      <w:r w:rsidRPr="00D67E31">
        <w:rPr>
          <w:rFonts w:ascii="Times New Roman" w:hAnsi="Times New Roman" w:cs="Times New Roman"/>
          <w:sz w:val="24"/>
          <w:szCs w:val="24"/>
        </w:rPr>
        <w:t>i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:  </w:t>
      </w:r>
      <m:oMath>
        <m:nary>
          <m:naryPr>
            <m:chr m:val="∑"/>
            <m:limLoc m:val="undOvr"/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j</m:t>
            </m:r>
            <m:r>
              <m:rPr>
                <m:sty m:val="bi"/>
              </m:rPr>
              <w:rPr>
                <w:rFonts w:ascii="Cambria Math" w:hAnsi="Times New Roman" w:cs="Times New Roman"/>
                <w:sz w:val="24"/>
                <w:szCs w:val="24"/>
                <w:lang w:val="ru-RU"/>
              </w:rPr>
              <m:t>=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ij</m:t>
                </m:r>
              </m:sub>
            </m:sSub>
            <m:r>
              <m:rPr>
                <m:sty m:val="bi"/>
              </m:rPr>
              <w:rPr>
                <w:rFonts w:ascii="Cambria Math" w:hAnsi="Times New Roman" w:cs="Times New Roman"/>
                <w:sz w:val="24"/>
                <w:szCs w:val="24"/>
                <w:lang w:val="ru-RU"/>
              </w:rPr>
              <m:t xml:space="preserve">= </m:t>
            </m:r>
            <m:sSub>
              <m:sSubPr>
                <m:ctrlPr>
                  <w:rPr>
                    <w:rFonts w:ascii="Cambria Math" w:hAnsi="Times New Roman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PZ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Pr="00D67E31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</w:p>
    <w:p w:rsidR="00D0798A" w:rsidRDefault="00D0798A" w:rsidP="00D67E31">
      <w:pPr>
        <w:pStyle w:val="af3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D0798A" w:rsidRPr="00D0798A" w:rsidRDefault="00D0798A" w:rsidP="00D0798A">
      <w:pPr>
        <w:pStyle w:val="af3"/>
        <w:ind w:left="0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D0798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Варианты решения задачи:</w:t>
      </w:r>
    </w:p>
    <w:p w:rsidR="00D0798A" w:rsidRPr="00D0798A" w:rsidRDefault="00D0798A" w:rsidP="00D0798A">
      <w:pPr>
        <w:pStyle w:val="af3"/>
        <w:numPr>
          <w:ilvl w:val="0"/>
          <w:numId w:val="54"/>
        </w:numPr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E92C47">
        <w:rPr>
          <w:rFonts w:ascii="Times New Roman" w:hAnsi="Times New Roman" w:cs="Times New Roman"/>
          <w:sz w:val="24"/>
          <w:szCs w:val="24"/>
          <w:lang w:val="ru-RU"/>
        </w:rPr>
        <w:t>Для контролируемых заказов минимизировать число отклонений между соответствующими</w:t>
      </w:r>
      <w:r w:rsidRPr="00D0798A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0798A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D0798A">
        <w:rPr>
          <w:rFonts w:ascii="Times New Roman" w:hAnsi="Times New Roman" w:cs="Times New Roman"/>
          <w:i/>
          <w:sz w:val="24"/>
          <w:szCs w:val="24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0798A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</w:p>
    <w:p w:rsidR="00D0798A" w:rsidRPr="00D0798A" w:rsidRDefault="00D0798A" w:rsidP="00D0798A">
      <w:pPr>
        <w:pStyle w:val="af3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0798A">
        <w:rPr>
          <w:rFonts w:ascii="Times New Roman" w:hAnsi="Times New Roman" w:cs="Times New Roman"/>
          <w:sz w:val="24"/>
          <w:szCs w:val="24"/>
          <w:lang w:val="ru-RU"/>
        </w:rPr>
        <w:t xml:space="preserve">В данном варианте для контролируемых заказов максимальное число показателей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079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D0798A">
        <w:rPr>
          <w:rFonts w:ascii="Times New Roman" w:hAnsi="Times New Roman" w:cs="Times New Roman"/>
          <w:sz w:val="24"/>
          <w:szCs w:val="24"/>
          <w:lang w:val="ru-RU"/>
        </w:rPr>
        <w:t xml:space="preserve">будет эквивалентно плановым значениям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0798A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</w:p>
    <w:p w:rsidR="00D0798A" w:rsidRPr="00D0798A" w:rsidRDefault="00D0798A" w:rsidP="00D0798A">
      <w:pPr>
        <w:pStyle w:val="af3"/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798A">
        <w:rPr>
          <w:rFonts w:ascii="Times New Roman" w:hAnsi="Times New Roman" w:cs="Times New Roman"/>
          <w:sz w:val="24"/>
          <w:szCs w:val="24"/>
          <w:lang w:val="ru-RU"/>
        </w:rPr>
        <w:t xml:space="preserve">Для контролируемых заказов минимизировать максимальные отклонения между </w:t>
      </w:r>
      <w:r w:rsidRPr="00E92C47">
        <w:rPr>
          <w:rFonts w:ascii="Times New Roman" w:hAnsi="Times New Roman" w:cs="Times New Roman"/>
          <w:sz w:val="24"/>
          <w:szCs w:val="24"/>
          <w:lang w:val="ru-RU"/>
        </w:rPr>
        <w:t>соответствующими</w:t>
      </w:r>
      <w:r w:rsidRPr="00D0798A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0798A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D0798A">
        <w:rPr>
          <w:rFonts w:ascii="Times New Roman" w:hAnsi="Times New Roman" w:cs="Times New Roman"/>
          <w:i/>
          <w:sz w:val="24"/>
          <w:szCs w:val="24"/>
          <w:lang w:val="ru-RU"/>
        </w:rPr>
        <w:t xml:space="preserve">и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0798A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</w:p>
    <w:p w:rsidR="00D0798A" w:rsidRPr="00D0798A" w:rsidRDefault="00D0798A" w:rsidP="00D0798A">
      <w:pPr>
        <w:pStyle w:val="af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798A">
        <w:rPr>
          <w:rFonts w:ascii="Times New Roman" w:hAnsi="Times New Roman" w:cs="Times New Roman"/>
          <w:sz w:val="24"/>
          <w:szCs w:val="24"/>
          <w:lang w:val="ru-RU"/>
        </w:rPr>
        <w:t>В данном варианте перенос трудоемкости между подразделениями должен распределяться между контролируемыми заказами пропорционально их объему.</w:t>
      </w:r>
    </w:p>
    <w:p w:rsidR="00D0798A" w:rsidRPr="00D0798A" w:rsidRDefault="00892CF7" w:rsidP="00D0798A">
      <w:pPr>
        <w:pStyle w:val="af3"/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Сохранить</w:t>
      </w:r>
      <w:r w:rsidR="00D0798A" w:rsidRPr="00D0798A">
        <w:rPr>
          <w:rFonts w:ascii="Times New Roman" w:hAnsi="Times New Roman" w:cs="Times New Roman"/>
          <w:sz w:val="24"/>
          <w:szCs w:val="24"/>
          <w:lang w:val="ru-RU"/>
        </w:rPr>
        <w:t xml:space="preserve"> пропорции между контролируемыми и неконтролируемыми заказами в рамках каждого из подразделений. В данном варианте в конечном решении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="00D0798A" w:rsidRPr="00D079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D0798A" w:rsidRPr="00D0798A">
        <w:rPr>
          <w:rFonts w:ascii="Times New Roman" w:hAnsi="Times New Roman" w:cs="Times New Roman"/>
          <w:sz w:val="24"/>
          <w:szCs w:val="24"/>
          <w:lang w:val="ru-RU"/>
        </w:rPr>
        <w:t xml:space="preserve">происходит максимальное изменение по контролируемым заказам показателей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="00D0798A" w:rsidRPr="00D0798A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</w:p>
    <w:p w:rsidR="00D0798A" w:rsidRPr="00D0798A" w:rsidRDefault="00D0798A" w:rsidP="00D0798A">
      <w:pPr>
        <w:pStyle w:val="af3"/>
        <w:ind w:left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D0798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Дополнительные условия</w:t>
      </w:r>
    </w:p>
    <w:p w:rsidR="00D0798A" w:rsidRPr="00D0798A" w:rsidRDefault="00D0798A" w:rsidP="00D0798A">
      <w:pPr>
        <w:pStyle w:val="af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798A">
        <w:rPr>
          <w:rFonts w:ascii="Times New Roman" w:hAnsi="Times New Roman" w:cs="Times New Roman"/>
          <w:sz w:val="24"/>
          <w:szCs w:val="24"/>
          <w:lang w:val="ru-RU"/>
        </w:rPr>
        <w:t>При переносе трудоемкости вводить дополнительный критерий отбора: принад</w:t>
      </w:r>
      <w:r w:rsidR="00D94C44">
        <w:rPr>
          <w:rFonts w:ascii="Times New Roman" w:hAnsi="Times New Roman" w:cs="Times New Roman"/>
          <w:sz w:val="24"/>
          <w:szCs w:val="24"/>
          <w:lang w:val="ru-RU"/>
        </w:rPr>
        <w:t>лежность подразделения к КБ/ОЗМ.</w:t>
      </w:r>
    </w:p>
    <w:p w:rsidR="008D5E8F" w:rsidRDefault="008D5E8F">
      <w:pPr>
        <w:rPr>
          <w:rFonts w:ascii="Times New Roman" w:eastAsiaTheme="majorEastAsia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Theme="majorEastAsia" w:hAnsi="Times New Roman" w:cs="Times New Roman"/>
          <w:bCs/>
          <w:sz w:val="24"/>
          <w:szCs w:val="24"/>
          <w:lang w:val="ru-RU"/>
        </w:rPr>
        <w:br w:type="page"/>
      </w:r>
    </w:p>
    <w:p w:rsidR="008D5E8F" w:rsidRDefault="008D5E8F" w:rsidP="008D5E8F">
      <w:pPr>
        <w:pStyle w:val="1a"/>
      </w:pPr>
      <w:bookmarkStart w:id="101" w:name="_Toc336368823"/>
      <w:bookmarkStart w:id="102" w:name="_Toc336613979"/>
      <w:bookmarkStart w:id="103" w:name="_Toc370285488"/>
      <w:r>
        <w:t>Лист согласования</w:t>
      </w:r>
      <w:bookmarkEnd w:id="101"/>
      <w:bookmarkEnd w:id="102"/>
      <w:bookmarkEnd w:id="103"/>
    </w:p>
    <w:p w:rsidR="008D5E8F" w:rsidRDefault="008D5E8F" w:rsidP="008D5E8F">
      <w:pPr>
        <w:pStyle w:val="affd"/>
      </w:pPr>
    </w:p>
    <w:tbl>
      <w:tblPr>
        <w:tblW w:w="96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2"/>
        <w:gridCol w:w="2552"/>
        <w:gridCol w:w="2126"/>
        <w:gridCol w:w="1428"/>
        <w:gridCol w:w="991"/>
      </w:tblGrid>
      <w:tr w:rsidR="008D5E8F" w:rsidRPr="00E963F2" w:rsidTr="003E4597">
        <w:trPr>
          <w:jc w:val="center"/>
        </w:trPr>
        <w:tc>
          <w:tcPr>
            <w:tcW w:w="2562" w:type="dxa"/>
            <w:vAlign w:val="center"/>
          </w:tcPr>
          <w:p w:rsidR="008D5E8F" w:rsidRPr="00E963F2" w:rsidRDefault="008D5E8F" w:rsidP="003E4597">
            <w:pPr>
              <w:pStyle w:val="afff3"/>
              <w:spacing w:before="0" w:after="0"/>
              <w:rPr>
                <w:color w:val="000000"/>
              </w:rPr>
            </w:pPr>
            <w:r w:rsidRPr="00E963F2">
              <w:rPr>
                <w:color w:val="000000"/>
              </w:rPr>
              <w:t>Наименование организации, предприятия</w:t>
            </w:r>
          </w:p>
        </w:tc>
        <w:tc>
          <w:tcPr>
            <w:tcW w:w="2552" w:type="dxa"/>
            <w:vAlign w:val="center"/>
          </w:tcPr>
          <w:p w:rsidR="008D5E8F" w:rsidRPr="00E963F2" w:rsidRDefault="008D5E8F" w:rsidP="003E4597">
            <w:pPr>
              <w:pStyle w:val="afff3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Должность</w:t>
            </w:r>
          </w:p>
        </w:tc>
        <w:tc>
          <w:tcPr>
            <w:tcW w:w="2126" w:type="dxa"/>
            <w:vAlign w:val="center"/>
          </w:tcPr>
          <w:p w:rsidR="008D5E8F" w:rsidRPr="00E963F2" w:rsidRDefault="008D5E8F" w:rsidP="003E4597">
            <w:pPr>
              <w:pStyle w:val="afff3"/>
              <w:spacing w:before="0" w:after="0"/>
              <w:rPr>
                <w:color w:val="000000"/>
              </w:rPr>
            </w:pPr>
            <w:r w:rsidRPr="00E963F2">
              <w:rPr>
                <w:color w:val="000000"/>
              </w:rPr>
              <w:t>Фамилия, имя, отчество</w:t>
            </w:r>
          </w:p>
        </w:tc>
        <w:tc>
          <w:tcPr>
            <w:tcW w:w="1428" w:type="dxa"/>
            <w:vAlign w:val="center"/>
          </w:tcPr>
          <w:p w:rsidR="008D5E8F" w:rsidRPr="00E963F2" w:rsidRDefault="008D5E8F" w:rsidP="003E4597">
            <w:pPr>
              <w:pStyle w:val="afff3"/>
              <w:spacing w:before="0" w:after="0"/>
              <w:rPr>
                <w:color w:val="000000"/>
              </w:rPr>
            </w:pPr>
            <w:r w:rsidRPr="00E963F2">
              <w:rPr>
                <w:color w:val="000000"/>
              </w:rPr>
              <w:t>Подпись</w:t>
            </w:r>
          </w:p>
        </w:tc>
        <w:tc>
          <w:tcPr>
            <w:tcW w:w="991" w:type="dxa"/>
            <w:vAlign w:val="center"/>
          </w:tcPr>
          <w:p w:rsidR="008D5E8F" w:rsidRPr="00E963F2" w:rsidRDefault="008D5E8F" w:rsidP="003E4597">
            <w:pPr>
              <w:pStyle w:val="afff3"/>
              <w:spacing w:before="0" w:after="0"/>
              <w:rPr>
                <w:color w:val="000000"/>
              </w:rPr>
            </w:pPr>
            <w:r w:rsidRPr="00E963F2">
              <w:rPr>
                <w:color w:val="000000"/>
              </w:rPr>
              <w:t>Дата</w:t>
            </w:r>
          </w:p>
        </w:tc>
      </w:tr>
      <w:tr w:rsidR="008D5E8F" w:rsidRPr="00E963F2" w:rsidTr="003E4597">
        <w:trPr>
          <w:jc w:val="center"/>
        </w:trPr>
        <w:tc>
          <w:tcPr>
            <w:tcW w:w="9659" w:type="dxa"/>
            <w:gridSpan w:val="5"/>
            <w:vAlign w:val="center"/>
          </w:tcPr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 w:rsidRPr="00E963F2">
              <w:rPr>
                <w:color w:val="000000"/>
              </w:rPr>
              <w:t>ОАО «ВПК «НПО машиностроения»</w:t>
            </w:r>
          </w:p>
          <w:p w:rsidR="008D5E8F" w:rsidRPr="00E963F2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</w:tr>
      <w:tr w:rsidR="008D5E8F" w:rsidRPr="00E963F2" w:rsidTr="003E4597">
        <w:trPr>
          <w:jc w:val="center"/>
        </w:trPr>
        <w:tc>
          <w:tcPr>
            <w:tcW w:w="2562" w:type="dxa"/>
            <w:vAlign w:val="center"/>
          </w:tcPr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Бухгалтерия</w:t>
            </w:r>
          </w:p>
          <w:p w:rsidR="008D5E8F" w:rsidRPr="00E963F2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2552" w:type="dxa"/>
            <w:vAlign w:val="center"/>
          </w:tcPr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Главный бухгалтер</w:t>
            </w:r>
          </w:p>
          <w:p w:rsidR="008D5E8F" w:rsidRPr="00E963F2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2126" w:type="dxa"/>
            <w:vAlign w:val="center"/>
          </w:tcPr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Кириллова С.И.</w:t>
            </w:r>
          </w:p>
        </w:tc>
        <w:tc>
          <w:tcPr>
            <w:tcW w:w="1428" w:type="dxa"/>
            <w:vAlign w:val="center"/>
          </w:tcPr>
          <w:p w:rsidR="008D5E8F" w:rsidRPr="00E963F2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991" w:type="dxa"/>
            <w:vAlign w:val="center"/>
          </w:tcPr>
          <w:p w:rsidR="008D5E8F" w:rsidRPr="00E963F2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</w:tr>
      <w:tr w:rsidR="0026652C" w:rsidRPr="00E963F2" w:rsidTr="00F27328">
        <w:trPr>
          <w:jc w:val="center"/>
        </w:trPr>
        <w:tc>
          <w:tcPr>
            <w:tcW w:w="2562" w:type="dxa"/>
          </w:tcPr>
          <w:p w:rsidR="0026652C" w:rsidRDefault="0026652C" w:rsidP="003C384A">
            <w:r>
              <w:t>КБ</w:t>
            </w:r>
          </w:p>
        </w:tc>
        <w:tc>
          <w:tcPr>
            <w:tcW w:w="2552" w:type="dxa"/>
            <w:vAlign w:val="center"/>
          </w:tcPr>
          <w:p w:rsidR="0026652C" w:rsidRPr="00EE3C5B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Начальник отдела координации и анализа ресурсов</w:t>
            </w:r>
          </w:p>
        </w:tc>
        <w:tc>
          <w:tcPr>
            <w:tcW w:w="2126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Чижов Д.С.</w:t>
            </w:r>
          </w:p>
        </w:tc>
        <w:tc>
          <w:tcPr>
            <w:tcW w:w="1428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991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</w:tr>
      <w:tr w:rsidR="0026652C" w:rsidRPr="00E963F2" w:rsidTr="00490AFB">
        <w:trPr>
          <w:jc w:val="center"/>
        </w:trPr>
        <w:tc>
          <w:tcPr>
            <w:tcW w:w="2562" w:type="dxa"/>
            <w:vAlign w:val="center"/>
          </w:tcPr>
          <w:p w:rsidR="0026652C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  <w:p w:rsidR="0026652C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ФБК</w:t>
            </w:r>
          </w:p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2552" w:type="dxa"/>
            <w:vAlign w:val="center"/>
          </w:tcPr>
          <w:p w:rsidR="0026652C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Начальник планового отдела</w:t>
            </w:r>
          </w:p>
          <w:p w:rsidR="0026652C" w:rsidRPr="00EE3C5B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2126" w:type="dxa"/>
            <w:vAlign w:val="center"/>
          </w:tcPr>
          <w:p w:rsidR="0026652C" w:rsidRPr="00817F7D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Жучкин С.Г</w:t>
            </w:r>
          </w:p>
        </w:tc>
        <w:tc>
          <w:tcPr>
            <w:tcW w:w="1428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991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</w:tr>
      <w:tr w:rsidR="0026652C" w:rsidRPr="00E963F2" w:rsidTr="00827B64">
        <w:trPr>
          <w:jc w:val="center"/>
        </w:trPr>
        <w:tc>
          <w:tcPr>
            <w:tcW w:w="2562" w:type="dxa"/>
            <w:vAlign w:val="center"/>
          </w:tcPr>
          <w:p w:rsidR="0026652C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  <w:p w:rsidR="0026652C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ФБК</w:t>
            </w:r>
          </w:p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2552" w:type="dxa"/>
            <w:vAlign w:val="center"/>
          </w:tcPr>
          <w:p w:rsidR="0026652C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Начальник ОТиЗ</w:t>
            </w:r>
          </w:p>
          <w:p w:rsidR="0026652C" w:rsidRPr="00EE3C5B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2126" w:type="dxa"/>
            <w:vAlign w:val="center"/>
          </w:tcPr>
          <w:p w:rsidR="0026652C" w:rsidRPr="00817F7D" w:rsidRDefault="0026652C" w:rsidP="0026652C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Дегтярев Ю.А</w:t>
            </w:r>
          </w:p>
        </w:tc>
        <w:tc>
          <w:tcPr>
            <w:tcW w:w="1428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991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</w:tr>
      <w:tr w:rsidR="0026652C" w:rsidRPr="00E963F2" w:rsidTr="003E4597">
        <w:trPr>
          <w:trHeight w:val="841"/>
          <w:jc w:val="center"/>
        </w:trPr>
        <w:tc>
          <w:tcPr>
            <w:tcW w:w="9659" w:type="dxa"/>
            <w:gridSpan w:val="5"/>
            <w:vAlign w:val="center"/>
          </w:tcPr>
          <w:p w:rsidR="0026652C" w:rsidRPr="00E963F2" w:rsidRDefault="0026652C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АОЗТ </w:t>
            </w:r>
            <w:r w:rsidRPr="00E963F2">
              <w:rPr>
                <w:color w:val="000000"/>
              </w:rPr>
              <w:t>«</w:t>
            </w:r>
            <w:r>
              <w:rPr>
                <w:color w:val="000000"/>
              </w:rPr>
              <w:t>ИНТЕКО АГ</w:t>
            </w:r>
            <w:r>
              <w:rPr>
                <w:color w:val="000000"/>
                <w:lang w:val="en-US"/>
              </w:rPr>
              <w:t>”</w:t>
            </w:r>
          </w:p>
        </w:tc>
      </w:tr>
      <w:tr w:rsidR="0026652C" w:rsidRPr="00E963F2" w:rsidTr="003E4597">
        <w:trPr>
          <w:trHeight w:val="841"/>
          <w:jc w:val="center"/>
        </w:trPr>
        <w:tc>
          <w:tcPr>
            <w:tcW w:w="2562" w:type="dxa"/>
            <w:vAlign w:val="center"/>
          </w:tcPr>
          <w:p w:rsidR="0026652C" w:rsidRDefault="0026652C" w:rsidP="00F13523">
            <w:r>
              <w:rPr>
                <w:color w:val="000000"/>
              </w:rPr>
              <w:t xml:space="preserve">АОЗТ </w:t>
            </w:r>
            <w:r w:rsidRPr="00E963F2">
              <w:rPr>
                <w:color w:val="000000"/>
              </w:rPr>
              <w:t>«</w:t>
            </w:r>
            <w:r>
              <w:rPr>
                <w:color w:val="000000"/>
              </w:rPr>
              <w:t>ИНТЕКО АГ”</w:t>
            </w:r>
          </w:p>
        </w:tc>
        <w:tc>
          <w:tcPr>
            <w:tcW w:w="2552" w:type="dxa"/>
            <w:vAlign w:val="center"/>
          </w:tcPr>
          <w:p w:rsidR="0026652C" w:rsidRPr="00F42400" w:rsidRDefault="0026652C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</w:t>
            </w:r>
            <w:r w:rsidRPr="00E963F2">
              <w:rPr>
                <w:color w:val="000000"/>
              </w:rPr>
              <w:t>ачальник</w:t>
            </w:r>
            <w:r>
              <w:rPr>
                <w:color w:val="000000"/>
              </w:rPr>
              <w:t xml:space="preserve"> </w:t>
            </w:r>
            <w:r w:rsidRPr="00E963F2">
              <w:rPr>
                <w:color w:val="000000"/>
              </w:rPr>
              <w:t xml:space="preserve">отдела </w:t>
            </w:r>
            <w:r>
              <w:rPr>
                <w:color w:val="000000"/>
              </w:rPr>
              <w:t>разработок</w:t>
            </w:r>
          </w:p>
        </w:tc>
        <w:tc>
          <w:tcPr>
            <w:tcW w:w="2126" w:type="dxa"/>
            <w:vAlign w:val="center"/>
          </w:tcPr>
          <w:p w:rsidR="0026652C" w:rsidRPr="00E963F2" w:rsidRDefault="0026652C" w:rsidP="003E4597">
            <w:pPr>
              <w:pStyle w:val="afff2"/>
              <w:jc w:val="left"/>
              <w:rPr>
                <w:color w:val="000000"/>
              </w:rPr>
            </w:pPr>
            <w:r>
              <w:rPr>
                <w:color w:val="000000"/>
              </w:rPr>
              <w:t>Узорин П.А.</w:t>
            </w:r>
          </w:p>
        </w:tc>
        <w:tc>
          <w:tcPr>
            <w:tcW w:w="1428" w:type="dxa"/>
            <w:vAlign w:val="center"/>
          </w:tcPr>
          <w:p w:rsidR="0026652C" w:rsidRPr="00E963F2" w:rsidRDefault="0026652C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991" w:type="dxa"/>
            <w:vAlign w:val="center"/>
          </w:tcPr>
          <w:p w:rsidR="0026652C" w:rsidRPr="00E963F2" w:rsidRDefault="0026652C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</w:tr>
    </w:tbl>
    <w:p w:rsidR="008D5E8F" w:rsidRPr="005A73F1" w:rsidRDefault="008D5E8F" w:rsidP="008D5E8F">
      <w:pPr>
        <w:pStyle w:val="afff"/>
        <w:spacing w:line="360" w:lineRule="atLeast"/>
        <w:jc w:val="both"/>
        <w:rPr>
          <w:sz w:val="28"/>
          <w:szCs w:val="28"/>
        </w:rPr>
      </w:pPr>
    </w:p>
    <w:p w:rsidR="00B11F41" w:rsidRPr="00A35CB3" w:rsidRDefault="00B11F41" w:rsidP="00FC2A65">
      <w:pPr>
        <w:rPr>
          <w:rFonts w:ascii="Times New Roman" w:eastAsiaTheme="majorEastAsia" w:hAnsi="Times New Roman" w:cs="Times New Roman"/>
          <w:bCs/>
          <w:sz w:val="24"/>
          <w:szCs w:val="24"/>
          <w:lang w:val="ru-RU"/>
        </w:rPr>
      </w:pPr>
    </w:p>
    <w:sectPr w:rsidR="00B11F41" w:rsidRPr="00A35CB3" w:rsidSect="00377F8D">
      <w:type w:val="continuous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61" w:author="UPA" w:date="2013-09-18T16:24:00Z" w:initials="U">
    <w:p w:rsidR="003E4597" w:rsidRPr="009B51E4" w:rsidRDefault="003E4597">
      <w:pPr>
        <w:pStyle w:val="af"/>
        <w:rPr>
          <w:lang w:val="ru-RU"/>
        </w:rPr>
      </w:pPr>
      <w:r>
        <w:rPr>
          <w:rStyle w:val="ae"/>
        </w:rPr>
        <w:annotationRef/>
      </w:r>
      <w:r>
        <w:rPr>
          <w:lang w:val="ru-RU"/>
        </w:rPr>
        <w:t>Импорт проводки функцию надо закрепить за кем то</w:t>
      </w:r>
    </w:p>
  </w:comment>
  <w:comment w:id="62" w:author="UPA" w:date="2013-09-18T16:24:00Z" w:initials="U">
    <w:p w:rsidR="003E4597" w:rsidRPr="009B51E4" w:rsidRDefault="003E4597">
      <w:pPr>
        <w:pStyle w:val="af"/>
        <w:rPr>
          <w:lang w:val="ru-RU"/>
        </w:rPr>
      </w:pPr>
      <w:r>
        <w:rPr>
          <w:rStyle w:val="ae"/>
        </w:rPr>
        <w:annotationRef/>
      </w:r>
      <w:proofErr w:type="spellStart"/>
      <w:r>
        <w:rPr>
          <w:lang w:val="ru-RU"/>
        </w:rPr>
        <w:t>Нехватеает</w:t>
      </w:r>
      <w:proofErr w:type="spellEnd"/>
      <w:r>
        <w:rPr>
          <w:lang w:val="ru-RU"/>
        </w:rPr>
        <w:t xml:space="preserve"> функции импорта и  утверждения результатов с последующим экспортом данных в НИОКР</w:t>
      </w:r>
    </w:p>
  </w:comment>
  <w:comment w:id="69" w:author="Pavel Uzorin" w:date="2013-08-25T22:35:00Z" w:initials="PU">
    <w:p w:rsidR="003E4597" w:rsidRPr="00D6119E" w:rsidRDefault="003E4597">
      <w:pPr>
        <w:pStyle w:val="af"/>
        <w:rPr>
          <w:lang w:val="ru-RU"/>
        </w:rPr>
      </w:pPr>
      <w:r>
        <w:rPr>
          <w:rStyle w:val="ae"/>
        </w:rPr>
        <w:annotationRef/>
      </w:r>
      <w:r w:rsidRPr="00D6119E">
        <w:rPr>
          <w:lang w:val="ru-RU"/>
        </w:rPr>
        <w:t>Я бы предложил отдельные кнопки для трех вариантов, хотя это несущественно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4048" w:rsidRDefault="009B4048" w:rsidP="00377F8D">
      <w:pPr>
        <w:spacing w:after="0" w:line="240" w:lineRule="auto"/>
      </w:pPr>
      <w:r>
        <w:separator/>
      </w:r>
    </w:p>
  </w:endnote>
  <w:endnote w:type="continuationSeparator" w:id="0">
    <w:p w:rsidR="009B4048" w:rsidRDefault="009B4048" w:rsidP="00377F8D">
      <w:pPr>
        <w:spacing w:after="0" w:line="240" w:lineRule="auto"/>
      </w:pPr>
      <w:r>
        <w:continuationSeparator/>
      </w:r>
    </w:p>
  </w:endnote>
  <w:endnote w:type="continuationNotice" w:id="1">
    <w:p w:rsidR="009B4048" w:rsidRDefault="009B404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23532"/>
      <w:docPartObj>
        <w:docPartGallery w:val="Page Numbers (Bottom of Page)"/>
        <w:docPartUnique/>
      </w:docPartObj>
    </w:sdtPr>
    <w:sdtEndPr/>
    <w:sdtContent>
      <w:p w:rsidR="003E4597" w:rsidRDefault="009B4048">
        <w:pPr>
          <w:pStyle w:val="aff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7E7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E4597" w:rsidRDefault="003E4597">
    <w:pPr>
      <w:pStyle w:val="af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4048" w:rsidRDefault="009B4048" w:rsidP="00377F8D">
      <w:pPr>
        <w:spacing w:after="0" w:line="240" w:lineRule="auto"/>
      </w:pPr>
      <w:r>
        <w:separator/>
      </w:r>
    </w:p>
  </w:footnote>
  <w:footnote w:type="continuationSeparator" w:id="0">
    <w:p w:rsidR="009B4048" w:rsidRDefault="009B4048" w:rsidP="00377F8D">
      <w:pPr>
        <w:spacing w:after="0" w:line="240" w:lineRule="auto"/>
      </w:pPr>
      <w:r>
        <w:continuationSeparator/>
      </w:r>
    </w:p>
  </w:footnote>
  <w:footnote w:type="continuationNotice" w:id="1">
    <w:p w:rsidR="009B4048" w:rsidRDefault="009B404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7E70" w:rsidRDefault="00157E70">
    <w:pPr>
      <w:pStyle w:val="aff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EEE0BFC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>
    <w:nsid w:val="00000003"/>
    <w:multiLevelType w:val="multilevel"/>
    <w:tmpl w:val="2710067C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 w:val="0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ascii="Times New Roman" w:hAnsi="Times New Roman" w:cs="Times New Roman"/>
        <w:i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5">
    <w:nsid w:val="0000000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32"/>
        <w:szCs w:val="3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  <w:sz w:val="32"/>
        <w:szCs w:val="3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  <w:sz w:val="32"/>
        <w:szCs w:val="3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01624C21"/>
    <w:multiLevelType w:val="multilevel"/>
    <w:tmpl w:val="7DAC923E"/>
    <w:name w:val="WW8Num2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027D2814"/>
    <w:multiLevelType w:val="hybridMultilevel"/>
    <w:tmpl w:val="92E86CAA"/>
    <w:lvl w:ilvl="0" w:tplc="3496EC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4601875"/>
    <w:multiLevelType w:val="hybridMultilevel"/>
    <w:tmpl w:val="060A0014"/>
    <w:lvl w:ilvl="0" w:tplc="3496ECF2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04C05AF5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nsid w:val="04CC303F"/>
    <w:multiLevelType w:val="multilevel"/>
    <w:tmpl w:val="47E8138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11220B4C"/>
    <w:multiLevelType w:val="hybridMultilevel"/>
    <w:tmpl w:val="10D05FAC"/>
    <w:lvl w:ilvl="0" w:tplc="3496ECF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128F3891"/>
    <w:multiLevelType w:val="multilevel"/>
    <w:tmpl w:val="92E86CA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485630C"/>
    <w:multiLevelType w:val="multilevel"/>
    <w:tmpl w:val="372E693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19">
    <w:nsid w:val="150A436B"/>
    <w:multiLevelType w:val="multilevel"/>
    <w:tmpl w:val="B4A82A3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20">
    <w:nsid w:val="1A0565F0"/>
    <w:multiLevelType w:val="multilevel"/>
    <w:tmpl w:val="0E38C35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nsid w:val="1B2C0D40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1D690C34"/>
    <w:multiLevelType w:val="hybridMultilevel"/>
    <w:tmpl w:val="A3686020"/>
    <w:lvl w:ilvl="0" w:tplc="3496EC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D9050F8"/>
    <w:multiLevelType w:val="multilevel"/>
    <w:tmpl w:val="E8A49176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24">
    <w:nsid w:val="1FFE1BDD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23507C7F"/>
    <w:multiLevelType w:val="multilevel"/>
    <w:tmpl w:val="BFCEBF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>
    <w:nsid w:val="259A2F50"/>
    <w:multiLevelType w:val="multilevel"/>
    <w:tmpl w:val="47E8138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>
    <w:nsid w:val="27D856CE"/>
    <w:multiLevelType w:val="hybridMultilevel"/>
    <w:tmpl w:val="C8AE5136"/>
    <w:lvl w:ilvl="0" w:tplc="3496EC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84A5BD4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nsid w:val="28A631F1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nsid w:val="29B96791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>
    <w:nsid w:val="31F52E2D"/>
    <w:multiLevelType w:val="hybridMultilevel"/>
    <w:tmpl w:val="49EC59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23E3027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nsid w:val="343C2A4F"/>
    <w:multiLevelType w:val="multilevel"/>
    <w:tmpl w:val="F22AF490"/>
    <w:name w:val="WW8Num222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lang w:val="ru-RU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4">
    <w:nsid w:val="376F588E"/>
    <w:multiLevelType w:val="multilevel"/>
    <w:tmpl w:val="26E6C32E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nsid w:val="38E57469"/>
    <w:multiLevelType w:val="hybridMultilevel"/>
    <w:tmpl w:val="815E5F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3B8A4C2B"/>
    <w:multiLevelType w:val="hybridMultilevel"/>
    <w:tmpl w:val="7EE450BA"/>
    <w:lvl w:ilvl="0" w:tplc="56B4D1FA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E9059AD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>
    <w:nsid w:val="3F87717D"/>
    <w:multiLevelType w:val="multilevel"/>
    <w:tmpl w:val="D9F886E8"/>
    <w:name w:val="WW8Num22"/>
    <w:lvl w:ilvl="0">
      <w:start w:val="3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39">
    <w:nsid w:val="42934C8C"/>
    <w:multiLevelType w:val="multilevel"/>
    <w:tmpl w:val="97562442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>
    <w:nsid w:val="441F160F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1">
    <w:nsid w:val="44356B7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>
    <w:nsid w:val="45906E20"/>
    <w:multiLevelType w:val="multilevel"/>
    <w:tmpl w:val="EEE0BFC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43">
    <w:nsid w:val="4A9B60BF"/>
    <w:multiLevelType w:val="hybridMultilevel"/>
    <w:tmpl w:val="94B0C65C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4C745356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5">
    <w:nsid w:val="4D8645C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6">
    <w:nsid w:val="52E44F0A"/>
    <w:multiLevelType w:val="hybridMultilevel"/>
    <w:tmpl w:val="E370CBF4"/>
    <w:lvl w:ilvl="0" w:tplc="0419000F">
      <w:start w:val="1"/>
      <w:numFmt w:val="decimal"/>
      <w:lvlText w:val="%1."/>
      <w:lvlJc w:val="left"/>
      <w:pPr>
        <w:ind w:left="761" w:hanging="360"/>
      </w:pPr>
    </w:lvl>
    <w:lvl w:ilvl="1" w:tplc="04190019" w:tentative="1">
      <w:start w:val="1"/>
      <w:numFmt w:val="lowerLetter"/>
      <w:lvlText w:val="%2."/>
      <w:lvlJc w:val="left"/>
      <w:pPr>
        <w:ind w:left="1481" w:hanging="360"/>
      </w:pPr>
    </w:lvl>
    <w:lvl w:ilvl="2" w:tplc="0419001B" w:tentative="1">
      <w:start w:val="1"/>
      <w:numFmt w:val="lowerRoman"/>
      <w:lvlText w:val="%3."/>
      <w:lvlJc w:val="right"/>
      <w:pPr>
        <w:ind w:left="2201" w:hanging="180"/>
      </w:pPr>
    </w:lvl>
    <w:lvl w:ilvl="3" w:tplc="0419000F" w:tentative="1">
      <w:start w:val="1"/>
      <w:numFmt w:val="decimal"/>
      <w:lvlText w:val="%4."/>
      <w:lvlJc w:val="left"/>
      <w:pPr>
        <w:ind w:left="2921" w:hanging="360"/>
      </w:pPr>
    </w:lvl>
    <w:lvl w:ilvl="4" w:tplc="04190019" w:tentative="1">
      <w:start w:val="1"/>
      <w:numFmt w:val="lowerLetter"/>
      <w:lvlText w:val="%5."/>
      <w:lvlJc w:val="left"/>
      <w:pPr>
        <w:ind w:left="3641" w:hanging="360"/>
      </w:pPr>
    </w:lvl>
    <w:lvl w:ilvl="5" w:tplc="0419001B" w:tentative="1">
      <w:start w:val="1"/>
      <w:numFmt w:val="lowerRoman"/>
      <w:lvlText w:val="%6."/>
      <w:lvlJc w:val="right"/>
      <w:pPr>
        <w:ind w:left="4361" w:hanging="180"/>
      </w:pPr>
    </w:lvl>
    <w:lvl w:ilvl="6" w:tplc="0419000F" w:tentative="1">
      <w:start w:val="1"/>
      <w:numFmt w:val="decimal"/>
      <w:lvlText w:val="%7."/>
      <w:lvlJc w:val="left"/>
      <w:pPr>
        <w:ind w:left="5081" w:hanging="360"/>
      </w:pPr>
    </w:lvl>
    <w:lvl w:ilvl="7" w:tplc="04190019" w:tentative="1">
      <w:start w:val="1"/>
      <w:numFmt w:val="lowerLetter"/>
      <w:lvlText w:val="%8."/>
      <w:lvlJc w:val="left"/>
      <w:pPr>
        <w:ind w:left="5801" w:hanging="360"/>
      </w:pPr>
    </w:lvl>
    <w:lvl w:ilvl="8" w:tplc="0419001B" w:tentative="1">
      <w:start w:val="1"/>
      <w:numFmt w:val="lowerRoman"/>
      <w:lvlText w:val="%9."/>
      <w:lvlJc w:val="right"/>
      <w:pPr>
        <w:ind w:left="6521" w:hanging="180"/>
      </w:pPr>
    </w:lvl>
  </w:abstractNum>
  <w:abstractNum w:abstractNumId="47">
    <w:nsid w:val="534550DD"/>
    <w:multiLevelType w:val="hybridMultilevel"/>
    <w:tmpl w:val="E8964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59C7DBD"/>
    <w:multiLevelType w:val="hybridMultilevel"/>
    <w:tmpl w:val="0BCCD7E0"/>
    <w:lvl w:ilvl="0" w:tplc="3496EC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6F67419"/>
    <w:multiLevelType w:val="multilevel"/>
    <w:tmpl w:val="47E8138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0">
    <w:nsid w:val="593162AB"/>
    <w:multiLevelType w:val="multilevel"/>
    <w:tmpl w:val="47E8138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1">
    <w:nsid w:val="5C364866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2">
    <w:nsid w:val="5CAA3327"/>
    <w:multiLevelType w:val="multilevel"/>
    <w:tmpl w:val="5CD4B156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lvlText w:val="%2.4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53">
    <w:nsid w:val="5D002334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4">
    <w:nsid w:val="5F4D475B"/>
    <w:multiLevelType w:val="hybridMultilevel"/>
    <w:tmpl w:val="69821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1500B43"/>
    <w:multiLevelType w:val="multilevel"/>
    <w:tmpl w:val="47E8138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6">
    <w:nsid w:val="63A163D3"/>
    <w:multiLevelType w:val="multilevel"/>
    <w:tmpl w:val="E8A49176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57">
    <w:nsid w:val="64073A8F"/>
    <w:multiLevelType w:val="multilevel"/>
    <w:tmpl w:val="7B5ACA1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8">
    <w:nsid w:val="68C33B52"/>
    <w:multiLevelType w:val="hybridMultilevel"/>
    <w:tmpl w:val="65EEBFE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6F101ABC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0">
    <w:nsid w:val="6F957B1F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1">
    <w:nsid w:val="6FB42C34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2">
    <w:nsid w:val="75D9690D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3">
    <w:nsid w:val="766E1C8F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4">
    <w:nsid w:val="77FF327A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5">
    <w:nsid w:val="78397896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6">
    <w:nsid w:val="7D8D4EEF"/>
    <w:multiLevelType w:val="hybridMultilevel"/>
    <w:tmpl w:val="F1F4E508"/>
    <w:lvl w:ilvl="0" w:tplc="3496EC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F301F31"/>
    <w:multiLevelType w:val="multilevel"/>
    <w:tmpl w:val="D9F886E8"/>
    <w:lvl w:ilvl="0">
      <w:start w:val="3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68">
    <w:nsid w:val="7FBD3A44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42"/>
  </w:num>
  <w:num w:numId="13">
    <w:abstractNumId w:val="18"/>
  </w:num>
  <w:num w:numId="14">
    <w:abstractNumId w:val="19"/>
  </w:num>
  <w:num w:numId="15">
    <w:abstractNumId w:val="52"/>
  </w:num>
  <w:num w:numId="16">
    <w:abstractNumId w:val="23"/>
  </w:num>
  <w:num w:numId="17">
    <w:abstractNumId w:val="56"/>
  </w:num>
  <w:num w:numId="18">
    <w:abstractNumId w:val="38"/>
  </w:num>
  <w:num w:numId="19">
    <w:abstractNumId w:val="67"/>
  </w:num>
  <w:num w:numId="20">
    <w:abstractNumId w:val="25"/>
  </w:num>
  <w:num w:numId="21">
    <w:abstractNumId w:val="65"/>
  </w:num>
  <w:num w:numId="22">
    <w:abstractNumId w:val="32"/>
  </w:num>
  <w:num w:numId="23">
    <w:abstractNumId w:val="11"/>
  </w:num>
  <w:num w:numId="24">
    <w:abstractNumId w:val="33"/>
  </w:num>
  <w:num w:numId="25">
    <w:abstractNumId w:val="59"/>
  </w:num>
  <w:num w:numId="26">
    <w:abstractNumId w:val="47"/>
  </w:num>
  <w:num w:numId="27">
    <w:abstractNumId w:val="66"/>
  </w:num>
  <w:num w:numId="28">
    <w:abstractNumId w:val="15"/>
  </w:num>
  <w:num w:numId="29">
    <w:abstractNumId w:val="49"/>
  </w:num>
  <w:num w:numId="30">
    <w:abstractNumId w:val="55"/>
  </w:num>
  <w:num w:numId="31">
    <w:abstractNumId w:val="46"/>
  </w:num>
  <w:num w:numId="32">
    <w:abstractNumId w:val="35"/>
  </w:num>
  <w:num w:numId="33">
    <w:abstractNumId w:val="50"/>
  </w:num>
  <w:num w:numId="34">
    <w:abstractNumId w:val="26"/>
  </w:num>
  <w:num w:numId="35">
    <w:abstractNumId w:val="39"/>
  </w:num>
  <w:num w:numId="36">
    <w:abstractNumId w:val="54"/>
  </w:num>
  <w:num w:numId="37">
    <w:abstractNumId w:val="12"/>
  </w:num>
  <w:num w:numId="38">
    <w:abstractNumId w:val="34"/>
  </w:num>
  <w:num w:numId="39">
    <w:abstractNumId w:val="20"/>
  </w:num>
  <w:num w:numId="40">
    <w:abstractNumId w:val="57"/>
  </w:num>
  <w:num w:numId="41">
    <w:abstractNumId w:val="48"/>
  </w:num>
  <w:num w:numId="42">
    <w:abstractNumId w:val="58"/>
  </w:num>
  <w:num w:numId="43">
    <w:abstractNumId w:val="13"/>
  </w:num>
  <w:num w:numId="44">
    <w:abstractNumId w:val="43"/>
  </w:num>
  <w:num w:numId="45">
    <w:abstractNumId w:val="53"/>
  </w:num>
  <w:num w:numId="46">
    <w:abstractNumId w:val="63"/>
  </w:num>
  <w:num w:numId="47">
    <w:abstractNumId w:val="22"/>
  </w:num>
  <w:num w:numId="48">
    <w:abstractNumId w:val="17"/>
  </w:num>
  <w:num w:numId="49">
    <w:abstractNumId w:val="37"/>
  </w:num>
  <w:num w:numId="50">
    <w:abstractNumId w:val="41"/>
  </w:num>
  <w:num w:numId="51">
    <w:abstractNumId w:val="21"/>
  </w:num>
  <w:num w:numId="52">
    <w:abstractNumId w:val="45"/>
  </w:num>
  <w:num w:numId="53">
    <w:abstractNumId w:val="31"/>
  </w:num>
  <w:num w:numId="54">
    <w:abstractNumId w:val="36"/>
  </w:num>
  <w:num w:numId="55">
    <w:abstractNumId w:val="62"/>
  </w:num>
  <w:num w:numId="56">
    <w:abstractNumId w:val="64"/>
  </w:num>
  <w:num w:numId="57">
    <w:abstractNumId w:val="28"/>
  </w:num>
  <w:num w:numId="58">
    <w:abstractNumId w:val="68"/>
  </w:num>
  <w:num w:numId="59">
    <w:abstractNumId w:val="61"/>
  </w:num>
  <w:num w:numId="60">
    <w:abstractNumId w:val="51"/>
  </w:num>
  <w:num w:numId="61">
    <w:abstractNumId w:val="14"/>
  </w:num>
  <w:num w:numId="62">
    <w:abstractNumId w:val="24"/>
  </w:num>
  <w:num w:numId="63">
    <w:abstractNumId w:val="30"/>
  </w:num>
  <w:num w:numId="64">
    <w:abstractNumId w:val="40"/>
  </w:num>
  <w:num w:numId="65">
    <w:abstractNumId w:val="29"/>
  </w:num>
  <w:num w:numId="66">
    <w:abstractNumId w:val="27"/>
  </w:num>
  <w:num w:numId="67">
    <w:abstractNumId w:val="16"/>
  </w:num>
  <w:num w:numId="68">
    <w:abstractNumId w:val="44"/>
  </w:num>
  <w:num w:numId="69">
    <w:abstractNumId w:val="60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110"/>
  <w:drawingGridVerticalSpacing w:val="0"/>
  <w:displayHorizontalDrawingGridEvery w:val="0"/>
  <w:displayVerticalDrawingGridEvery w:val="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</w:compat>
  <w:rsids>
    <w:rsidRoot w:val="000531AA"/>
    <w:rsid w:val="0000247A"/>
    <w:rsid w:val="00040A68"/>
    <w:rsid w:val="000473A9"/>
    <w:rsid w:val="000531AA"/>
    <w:rsid w:val="00054639"/>
    <w:rsid w:val="00070059"/>
    <w:rsid w:val="000700C8"/>
    <w:rsid w:val="00080381"/>
    <w:rsid w:val="00092AA8"/>
    <w:rsid w:val="00092F8A"/>
    <w:rsid w:val="000A3A43"/>
    <w:rsid w:val="000A4607"/>
    <w:rsid w:val="000A5E66"/>
    <w:rsid w:val="000B2CB2"/>
    <w:rsid w:val="000C7761"/>
    <w:rsid w:val="000D6B9B"/>
    <w:rsid w:val="000E0465"/>
    <w:rsid w:val="000E5C68"/>
    <w:rsid w:val="000E6239"/>
    <w:rsid w:val="000F44C0"/>
    <w:rsid w:val="00105A44"/>
    <w:rsid w:val="001123B5"/>
    <w:rsid w:val="00126B89"/>
    <w:rsid w:val="00135960"/>
    <w:rsid w:val="00137094"/>
    <w:rsid w:val="00145036"/>
    <w:rsid w:val="00150730"/>
    <w:rsid w:val="00157E70"/>
    <w:rsid w:val="00160E1C"/>
    <w:rsid w:val="001704A9"/>
    <w:rsid w:val="00173F77"/>
    <w:rsid w:val="00174380"/>
    <w:rsid w:val="00175889"/>
    <w:rsid w:val="00177F46"/>
    <w:rsid w:val="001876A1"/>
    <w:rsid w:val="00190E1F"/>
    <w:rsid w:val="001920F6"/>
    <w:rsid w:val="001C2A3E"/>
    <w:rsid w:val="001C2A4B"/>
    <w:rsid w:val="001C30D1"/>
    <w:rsid w:val="001E59F4"/>
    <w:rsid w:val="001F2EDC"/>
    <w:rsid w:val="001F682F"/>
    <w:rsid w:val="0020124B"/>
    <w:rsid w:val="00203B39"/>
    <w:rsid w:val="00216C9D"/>
    <w:rsid w:val="00216D8D"/>
    <w:rsid w:val="00221152"/>
    <w:rsid w:val="002236DA"/>
    <w:rsid w:val="002459CA"/>
    <w:rsid w:val="00246F22"/>
    <w:rsid w:val="00251051"/>
    <w:rsid w:val="0026630A"/>
    <w:rsid w:val="0026652C"/>
    <w:rsid w:val="0029352B"/>
    <w:rsid w:val="002A676B"/>
    <w:rsid w:val="002A7717"/>
    <w:rsid w:val="002E14B4"/>
    <w:rsid w:val="002E5D8F"/>
    <w:rsid w:val="002E633D"/>
    <w:rsid w:val="00304FA8"/>
    <w:rsid w:val="00314913"/>
    <w:rsid w:val="0031757A"/>
    <w:rsid w:val="003208C8"/>
    <w:rsid w:val="0032453E"/>
    <w:rsid w:val="00327045"/>
    <w:rsid w:val="00331916"/>
    <w:rsid w:val="00351448"/>
    <w:rsid w:val="00361B7D"/>
    <w:rsid w:val="00373197"/>
    <w:rsid w:val="00375EC1"/>
    <w:rsid w:val="00377E24"/>
    <w:rsid w:val="00377F8D"/>
    <w:rsid w:val="00387608"/>
    <w:rsid w:val="00395A7C"/>
    <w:rsid w:val="003C0420"/>
    <w:rsid w:val="003C0E3C"/>
    <w:rsid w:val="003C1FD2"/>
    <w:rsid w:val="003C20B5"/>
    <w:rsid w:val="003C29BA"/>
    <w:rsid w:val="003C620A"/>
    <w:rsid w:val="003D1A8F"/>
    <w:rsid w:val="003D5DC9"/>
    <w:rsid w:val="003E0AAB"/>
    <w:rsid w:val="003E4597"/>
    <w:rsid w:val="00404C1E"/>
    <w:rsid w:val="004118ED"/>
    <w:rsid w:val="00411F80"/>
    <w:rsid w:val="0042418D"/>
    <w:rsid w:val="0042452F"/>
    <w:rsid w:val="00452034"/>
    <w:rsid w:val="00452D22"/>
    <w:rsid w:val="00457149"/>
    <w:rsid w:val="00462A1F"/>
    <w:rsid w:val="00464CC9"/>
    <w:rsid w:val="004668B1"/>
    <w:rsid w:val="00471EA4"/>
    <w:rsid w:val="00477FB6"/>
    <w:rsid w:val="00484078"/>
    <w:rsid w:val="004A4238"/>
    <w:rsid w:val="004A4E00"/>
    <w:rsid w:val="004B709B"/>
    <w:rsid w:val="004C0E56"/>
    <w:rsid w:val="004C4F37"/>
    <w:rsid w:val="004D17AA"/>
    <w:rsid w:val="004D2CF8"/>
    <w:rsid w:val="004D671E"/>
    <w:rsid w:val="004F599C"/>
    <w:rsid w:val="004F76E0"/>
    <w:rsid w:val="00500B35"/>
    <w:rsid w:val="00500D97"/>
    <w:rsid w:val="00507A78"/>
    <w:rsid w:val="005100EB"/>
    <w:rsid w:val="00511139"/>
    <w:rsid w:val="00511570"/>
    <w:rsid w:val="00513699"/>
    <w:rsid w:val="00520D86"/>
    <w:rsid w:val="00522678"/>
    <w:rsid w:val="005358D5"/>
    <w:rsid w:val="00537BE2"/>
    <w:rsid w:val="00541FEB"/>
    <w:rsid w:val="005429A5"/>
    <w:rsid w:val="00557019"/>
    <w:rsid w:val="00560042"/>
    <w:rsid w:val="0056576A"/>
    <w:rsid w:val="00573EB3"/>
    <w:rsid w:val="005775C7"/>
    <w:rsid w:val="00581316"/>
    <w:rsid w:val="005813BC"/>
    <w:rsid w:val="00581E26"/>
    <w:rsid w:val="00582792"/>
    <w:rsid w:val="0058620B"/>
    <w:rsid w:val="00590C85"/>
    <w:rsid w:val="00595987"/>
    <w:rsid w:val="00597855"/>
    <w:rsid w:val="005A24A1"/>
    <w:rsid w:val="005A31F8"/>
    <w:rsid w:val="005A3E8A"/>
    <w:rsid w:val="005B6BB2"/>
    <w:rsid w:val="005C084E"/>
    <w:rsid w:val="005C565D"/>
    <w:rsid w:val="005D258D"/>
    <w:rsid w:val="005D4F22"/>
    <w:rsid w:val="005E2E23"/>
    <w:rsid w:val="005E3828"/>
    <w:rsid w:val="005E3BD0"/>
    <w:rsid w:val="005F07FF"/>
    <w:rsid w:val="00602A31"/>
    <w:rsid w:val="00607C09"/>
    <w:rsid w:val="006111DC"/>
    <w:rsid w:val="00612729"/>
    <w:rsid w:val="00623E69"/>
    <w:rsid w:val="00631B7B"/>
    <w:rsid w:val="0064575C"/>
    <w:rsid w:val="00645912"/>
    <w:rsid w:val="0065369E"/>
    <w:rsid w:val="00653FAD"/>
    <w:rsid w:val="006553F2"/>
    <w:rsid w:val="0066270D"/>
    <w:rsid w:val="0066632C"/>
    <w:rsid w:val="00672D34"/>
    <w:rsid w:val="0067636B"/>
    <w:rsid w:val="00686463"/>
    <w:rsid w:val="006A0BAA"/>
    <w:rsid w:val="006A1400"/>
    <w:rsid w:val="006B0259"/>
    <w:rsid w:val="006C2BF5"/>
    <w:rsid w:val="006C6E25"/>
    <w:rsid w:val="006E1735"/>
    <w:rsid w:val="00701AA4"/>
    <w:rsid w:val="00702B70"/>
    <w:rsid w:val="00703849"/>
    <w:rsid w:val="007073E1"/>
    <w:rsid w:val="007130DD"/>
    <w:rsid w:val="007205EA"/>
    <w:rsid w:val="00727035"/>
    <w:rsid w:val="0074091C"/>
    <w:rsid w:val="00743956"/>
    <w:rsid w:val="007577F0"/>
    <w:rsid w:val="00760EAA"/>
    <w:rsid w:val="00762123"/>
    <w:rsid w:val="0077568B"/>
    <w:rsid w:val="00775772"/>
    <w:rsid w:val="00775F48"/>
    <w:rsid w:val="0078013F"/>
    <w:rsid w:val="007C7729"/>
    <w:rsid w:val="007D2C41"/>
    <w:rsid w:val="007D7C59"/>
    <w:rsid w:val="007F4CA9"/>
    <w:rsid w:val="007F5A16"/>
    <w:rsid w:val="00804546"/>
    <w:rsid w:val="00811F1F"/>
    <w:rsid w:val="0081626C"/>
    <w:rsid w:val="00830F1E"/>
    <w:rsid w:val="008354DC"/>
    <w:rsid w:val="008477A4"/>
    <w:rsid w:val="008523F2"/>
    <w:rsid w:val="00852F80"/>
    <w:rsid w:val="0086234C"/>
    <w:rsid w:val="00867313"/>
    <w:rsid w:val="00867659"/>
    <w:rsid w:val="00872523"/>
    <w:rsid w:val="00874214"/>
    <w:rsid w:val="008749A3"/>
    <w:rsid w:val="008815B2"/>
    <w:rsid w:val="00882021"/>
    <w:rsid w:val="00884125"/>
    <w:rsid w:val="00886B59"/>
    <w:rsid w:val="00892CF7"/>
    <w:rsid w:val="00897587"/>
    <w:rsid w:val="008A634A"/>
    <w:rsid w:val="008C48A0"/>
    <w:rsid w:val="008C5844"/>
    <w:rsid w:val="008C65F6"/>
    <w:rsid w:val="008D5E8F"/>
    <w:rsid w:val="008E37F8"/>
    <w:rsid w:val="00907261"/>
    <w:rsid w:val="00907819"/>
    <w:rsid w:val="009151B7"/>
    <w:rsid w:val="00932013"/>
    <w:rsid w:val="00937FA5"/>
    <w:rsid w:val="009400FE"/>
    <w:rsid w:val="00943537"/>
    <w:rsid w:val="009442D8"/>
    <w:rsid w:val="00955CFB"/>
    <w:rsid w:val="00960651"/>
    <w:rsid w:val="009610FD"/>
    <w:rsid w:val="00970243"/>
    <w:rsid w:val="00972A2E"/>
    <w:rsid w:val="0097509A"/>
    <w:rsid w:val="00975DDB"/>
    <w:rsid w:val="009900A1"/>
    <w:rsid w:val="00996080"/>
    <w:rsid w:val="00996366"/>
    <w:rsid w:val="009A3312"/>
    <w:rsid w:val="009A4D8E"/>
    <w:rsid w:val="009A60E2"/>
    <w:rsid w:val="009B1C1D"/>
    <w:rsid w:val="009B4048"/>
    <w:rsid w:val="009B51E4"/>
    <w:rsid w:val="009D49AC"/>
    <w:rsid w:val="009E2520"/>
    <w:rsid w:val="009F4934"/>
    <w:rsid w:val="009F781F"/>
    <w:rsid w:val="00A13BC8"/>
    <w:rsid w:val="00A23120"/>
    <w:rsid w:val="00A25045"/>
    <w:rsid w:val="00A31094"/>
    <w:rsid w:val="00A359D5"/>
    <w:rsid w:val="00A35CB3"/>
    <w:rsid w:val="00A403E2"/>
    <w:rsid w:val="00A47B51"/>
    <w:rsid w:val="00A5176D"/>
    <w:rsid w:val="00A61FC9"/>
    <w:rsid w:val="00A70CE8"/>
    <w:rsid w:val="00A760B1"/>
    <w:rsid w:val="00A77843"/>
    <w:rsid w:val="00A84B5B"/>
    <w:rsid w:val="00A85D5D"/>
    <w:rsid w:val="00A93EC7"/>
    <w:rsid w:val="00A95DAC"/>
    <w:rsid w:val="00A971FF"/>
    <w:rsid w:val="00AA3EA0"/>
    <w:rsid w:val="00AB159C"/>
    <w:rsid w:val="00AB16A1"/>
    <w:rsid w:val="00AB1FB6"/>
    <w:rsid w:val="00AB428C"/>
    <w:rsid w:val="00AC371E"/>
    <w:rsid w:val="00AC62EB"/>
    <w:rsid w:val="00AD5742"/>
    <w:rsid w:val="00AD6FAE"/>
    <w:rsid w:val="00AE3DCA"/>
    <w:rsid w:val="00AE5E06"/>
    <w:rsid w:val="00AE6337"/>
    <w:rsid w:val="00AE7C84"/>
    <w:rsid w:val="00AF73D7"/>
    <w:rsid w:val="00B03CE8"/>
    <w:rsid w:val="00B11F41"/>
    <w:rsid w:val="00B12624"/>
    <w:rsid w:val="00B25517"/>
    <w:rsid w:val="00B311B7"/>
    <w:rsid w:val="00B33808"/>
    <w:rsid w:val="00B34A82"/>
    <w:rsid w:val="00B36DA7"/>
    <w:rsid w:val="00B647B0"/>
    <w:rsid w:val="00B70D1B"/>
    <w:rsid w:val="00B739B0"/>
    <w:rsid w:val="00B9422D"/>
    <w:rsid w:val="00B95D18"/>
    <w:rsid w:val="00BA4ACC"/>
    <w:rsid w:val="00BA51E4"/>
    <w:rsid w:val="00BA64AC"/>
    <w:rsid w:val="00BA7776"/>
    <w:rsid w:val="00BB45E6"/>
    <w:rsid w:val="00BD0D15"/>
    <w:rsid w:val="00BD5B49"/>
    <w:rsid w:val="00BE4DCB"/>
    <w:rsid w:val="00BF2504"/>
    <w:rsid w:val="00BF3B01"/>
    <w:rsid w:val="00C03FC9"/>
    <w:rsid w:val="00C1631D"/>
    <w:rsid w:val="00C347B5"/>
    <w:rsid w:val="00C41196"/>
    <w:rsid w:val="00C75B25"/>
    <w:rsid w:val="00C76790"/>
    <w:rsid w:val="00C8121C"/>
    <w:rsid w:val="00CA66C1"/>
    <w:rsid w:val="00CB68C8"/>
    <w:rsid w:val="00CC3198"/>
    <w:rsid w:val="00CC530B"/>
    <w:rsid w:val="00CD589C"/>
    <w:rsid w:val="00CE2118"/>
    <w:rsid w:val="00CE21D0"/>
    <w:rsid w:val="00CE29EA"/>
    <w:rsid w:val="00CE39C2"/>
    <w:rsid w:val="00CE66CC"/>
    <w:rsid w:val="00CF35BB"/>
    <w:rsid w:val="00D0798A"/>
    <w:rsid w:val="00D353C3"/>
    <w:rsid w:val="00D36F44"/>
    <w:rsid w:val="00D408CF"/>
    <w:rsid w:val="00D41BDD"/>
    <w:rsid w:val="00D42345"/>
    <w:rsid w:val="00D456D4"/>
    <w:rsid w:val="00D53DB3"/>
    <w:rsid w:val="00D54C9A"/>
    <w:rsid w:val="00D6119E"/>
    <w:rsid w:val="00D626F4"/>
    <w:rsid w:val="00D67E31"/>
    <w:rsid w:val="00D75080"/>
    <w:rsid w:val="00D85B23"/>
    <w:rsid w:val="00D94C44"/>
    <w:rsid w:val="00DA4B21"/>
    <w:rsid w:val="00DB14DC"/>
    <w:rsid w:val="00DB2DA5"/>
    <w:rsid w:val="00DC0871"/>
    <w:rsid w:val="00DC4470"/>
    <w:rsid w:val="00DC6792"/>
    <w:rsid w:val="00DD1001"/>
    <w:rsid w:val="00DD4897"/>
    <w:rsid w:val="00DD622D"/>
    <w:rsid w:val="00DF6136"/>
    <w:rsid w:val="00E0154B"/>
    <w:rsid w:val="00E03DF0"/>
    <w:rsid w:val="00E0456A"/>
    <w:rsid w:val="00E074B3"/>
    <w:rsid w:val="00E35731"/>
    <w:rsid w:val="00E46EEE"/>
    <w:rsid w:val="00E729D6"/>
    <w:rsid w:val="00E92C47"/>
    <w:rsid w:val="00E93EDA"/>
    <w:rsid w:val="00EB26DD"/>
    <w:rsid w:val="00EE63D1"/>
    <w:rsid w:val="00EE6575"/>
    <w:rsid w:val="00EF41B4"/>
    <w:rsid w:val="00EF5022"/>
    <w:rsid w:val="00F13523"/>
    <w:rsid w:val="00F301DE"/>
    <w:rsid w:val="00F35621"/>
    <w:rsid w:val="00F4055A"/>
    <w:rsid w:val="00F40DE5"/>
    <w:rsid w:val="00F52BAA"/>
    <w:rsid w:val="00F54DA3"/>
    <w:rsid w:val="00F615BB"/>
    <w:rsid w:val="00F66A15"/>
    <w:rsid w:val="00F71518"/>
    <w:rsid w:val="00F73697"/>
    <w:rsid w:val="00F80CBC"/>
    <w:rsid w:val="00F85036"/>
    <w:rsid w:val="00F90630"/>
    <w:rsid w:val="00F91BC9"/>
    <w:rsid w:val="00F92884"/>
    <w:rsid w:val="00F966D2"/>
    <w:rsid w:val="00FB30AF"/>
    <w:rsid w:val="00FB358F"/>
    <w:rsid w:val="00FC1926"/>
    <w:rsid w:val="00FC23F6"/>
    <w:rsid w:val="00FC2A65"/>
    <w:rsid w:val="00FC7FF2"/>
    <w:rsid w:val="00FE4F96"/>
    <w:rsid w:val="00FF16B8"/>
    <w:rsid w:val="00FF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4FEFB0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76E0"/>
  </w:style>
  <w:style w:type="paragraph" w:styleId="1">
    <w:name w:val="heading 1"/>
    <w:basedOn w:val="a"/>
    <w:next w:val="a"/>
    <w:link w:val="10"/>
    <w:uiPriority w:val="9"/>
    <w:qFormat/>
    <w:rsid w:val="004F76E0"/>
    <w:pPr>
      <w:keepNext/>
      <w:keepLines/>
      <w:numPr>
        <w:numId w:val="2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76E0"/>
    <w:pPr>
      <w:keepNext/>
      <w:keepLines/>
      <w:numPr>
        <w:ilvl w:val="1"/>
        <w:numId w:val="2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76E0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F76E0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4F76E0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76E0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76E0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76E0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76E0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1">
    <w:name w:val="WW8Num2z1"/>
    <w:rsid w:val="00145036"/>
  </w:style>
  <w:style w:type="character" w:customStyle="1" w:styleId="WW8Num3z0">
    <w:name w:val="WW8Num3z0"/>
    <w:rsid w:val="00145036"/>
    <w:rPr>
      <w:sz w:val="32"/>
      <w:szCs w:val="32"/>
    </w:rPr>
  </w:style>
  <w:style w:type="character" w:customStyle="1" w:styleId="WW8Num3z1">
    <w:name w:val="WW8Num3z1"/>
    <w:rsid w:val="00145036"/>
    <w:rPr>
      <w:rFonts w:ascii="Times New Roman" w:hAnsi="Times New Roman" w:cs="Times New Roman"/>
    </w:rPr>
  </w:style>
  <w:style w:type="character" w:customStyle="1" w:styleId="WW8Num3z2">
    <w:name w:val="WW8Num3z2"/>
    <w:rsid w:val="00145036"/>
    <w:rPr>
      <w:sz w:val="28"/>
      <w:szCs w:val="28"/>
    </w:rPr>
  </w:style>
  <w:style w:type="character" w:customStyle="1" w:styleId="WW8Num1z1">
    <w:name w:val="WW8Num1z1"/>
    <w:rsid w:val="00145036"/>
  </w:style>
  <w:style w:type="character" w:customStyle="1" w:styleId="WW8Num6z0">
    <w:name w:val="WW8Num6z0"/>
    <w:rsid w:val="00145036"/>
    <w:rPr>
      <w:sz w:val="32"/>
      <w:szCs w:val="32"/>
    </w:rPr>
  </w:style>
  <w:style w:type="character" w:customStyle="1" w:styleId="WW8Num6z2">
    <w:name w:val="WW8Num6z2"/>
    <w:rsid w:val="00145036"/>
    <w:rPr>
      <w:sz w:val="28"/>
      <w:szCs w:val="28"/>
    </w:rPr>
  </w:style>
  <w:style w:type="character" w:customStyle="1" w:styleId="WW8Num7z0">
    <w:name w:val="WW8Num7z0"/>
    <w:rsid w:val="00145036"/>
    <w:rPr>
      <w:sz w:val="32"/>
      <w:szCs w:val="32"/>
    </w:rPr>
  </w:style>
  <w:style w:type="character" w:customStyle="1" w:styleId="WW8Num7z2">
    <w:name w:val="WW8Num7z2"/>
    <w:rsid w:val="00145036"/>
    <w:rPr>
      <w:sz w:val="28"/>
      <w:szCs w:val="28"/>
    </w:rPr>
  </w:style>
  <w:style w:type="character" w:customStyle="1" w:styleId="WW8Num9z0">
    <w:name w:val="WW8Num9z0"/>
    <w:rsid w:val="00145036"/>
    <w:rPr>
      <w:sz w:val="32"/>
      <w:szCs w:val="32"/>
    </w:rPr>
  </w:style>
  <w:style w:type="character" w:customStyle="1" w:styleId="WW8Num9z1">
    <w:name w:val="WW8Num9z1"/>
    <w:rsid w:val="00145036"/>
    <w:rPr>
      <w:rFonts w:ascii="Times New Roman" w:hAnsi="Times New Roman" w:cs="Times New Roman"/>
    </w:rPr>
  </w:style>
  <w:style w:type="character" w:customStyle="1" w:styleId="WW8Num9z2">
    <w:name w:val="WW8Num9z2"/>
    <w:rsid w:val="00145036"/>
    <w:rPr>
      <w:sz w:val="28"/>
      <w:szCs w:val="28"/>
    </w:rPr>
  </w:style>
  <w:style w:type="character" w:customStyle="1" w:styleId="WW8Num14z0">
    <w:name w:val="WW8Num14z0"/>
    <w:rsid w:val="00145036"/>
    <w:rPr>
      <w:sz w:val="32"/>
      <w:szCs w:val="32"/>
    </w:rPr>
  </w:style>
  <w:style w:type="character" w:customStyle="1" w:styleId="WW8Num14z2">
    <w:name w:val="WW8Num14z2"/>
    <w:rsid w:val="00145036"/>
    <w:rPr>
      <w:sz w:val="28"/>
      <w:szCs w:val="28"/>
    </w:rPr>
  </w:style>
  <w:style w:type="character" w:customStyle="1" w:styleId="WW8Num15z0">
    <w:name w:val="WW8Num15z0"/>
    <w:rsid w:val="00145036"/>
    <w:rPr>
      <w:sz w:val="32"/>
      <w:szCs w:val="32"/>
    </w:rPr>
  </w:style>
  <w:style w:type="character" w:customStyle="1" w:styleId="WW8Num15z2">
    <w:name w:val="WW8Num15z2"/>
    <w:rsid w:val="00145036"/>
    <w:rPr>
      <w:sz w:val="28"/>
      <w:szCs w:val="28"/>
    </w:rPr>
  </w:style>
  <w:style w:type="character" w:customStyle="1" w:styleId="WW8Num16z0">
    <w:name w:val="WW8Num16z0"/>
    <w:rsid w:val="00145036"/>
    <w:rPr>
      <w:sz w:val="32"/>
      <w:szCs w:val="32"/>
    </w:rPr>
  </w:style>
  <w:style w:type="character" w:customStyle="1" w:styleId="WW8Num16z2">
    <w:name w:val="WW8Num16z2"/>
    <w:rsid w:val="00145036"/>
    <w:rPr>
      <w:sz w:val="28"/>
      <w:szCs w:val="28"/>
    </w:rPr>
  </w:style>
  <w:style w:type="character" w:customStyle="1" w:styleId="WW8Num17z0">
    <w:name w:val="WW8Num17z0"/>
    <w:rsid w:val="00145036"/>
    <w:rPr>
      <w:sz w:val="32"/>
      <w:szCs w:val="32"/>
    </w:rPr>
  </w:style>
  <w:style w:type="character" w:customStyle="1" w:styleId="WW8Num17z2">
    <w:name w:val="WW8Num17z2"/>
    <w:rsid w:val="00145036"/>
    <w:rPr>
      <w:sz w:val="28"/>
      <w:szCs w:val="28"/>
    </w:rPr>
  </w:style>
  <w:style w:type="character" w:customStyle="1" w:styleId="11">
    <w:name w:val="Основной шрифт абзаца1"/>
    <w:rsid w:val="00145036"/>
  </w:style>
  <w:style w:type="character" w:customStyle="1" w:styleId="21">
    <w:name w:val="Основной шрифт абзаца2"/>
    <w:rsid w:val="00145036"/>
  </w:style>
  <w:style w:type="character" w:customStyle="1" w:styleId="12">
    <w:name w:val="Основной шрифт абзаца1"/>
    <w:rsid w:val="00145036"/>
  </w:style>
  <w:style w:type="character" w:customStyle="1" w:styleId="10">
    <w:name w:val="Заголовок 1 Знак"/>
    <w:basedOn w:val="a0"/>
    <w:link w:val="1"/>
    <w:uiPriority w:val="9"/>
    <w:rsid w:val="004F76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11"/>
    <w:rsid w:val="00145036"/>
  </w:style>
  <w:style w:type="character" w:customStyle="1" w:styleId="20">
    <w:name w:val="Заголовок 2 Знак"/>
    <w:basedOn w:val="a0"/>
    <w:link w:val="2"/>
    <w:uiPriority w:val="9"/>
    <w:rsid w:val="004F76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F76E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4">
    <w:name w:val="Маркеры списка"/>
    <w:rsid w:val="00145036"/>
  </w:style>
  <w:style w:type="paragraph" w:customStyle="1" w:styleId="a5">
    <w:name w:val="Заголовок"/>
    <w:basedOn w:val="a"/>
    <w:next w:val="a6"/>
    <w:rsid w:val="00145036"/>
    <w:pPr>
      <w:keepNext/>
      <w:spacing w:before="240" w:after="120"/>
    </w:pPr>
  </w:style>
  <w:style w:type="paragraph" w:styleId="a6">
    <w:name w:val="Body Text"/>
    <w:basedOn w:val="a"/>
    <w:rsid w:val="00145036"/>
    <w:pPr>
      <w:spacing w:after="120"/>
    </w:pPr>
  </w:style>
  <w:style w:type="paragraph" w:styleId="a7">
    <w:name w:val="List"/>
    <w:basedOn w:val="a6"/>
    <w:rsid w:val="00145036"/>
    <w:rPr>
      <w:rFonts w:cs="Mangal"/>
    </w:rPr>
  </w:style>
  <w:style w:type="paragraph" w:customStyle="1" w:styleId="13">
    <w:name w:val="Название1"/>
    <w:basedOn w:val="a"/>
    <w:rsid w:val="00145036"/>
    <w:pPr>
      <w:suppressLineNumbers/>
      <w:spacing w:before="120" w:after="120"/>
    </w:pPr>
  </w:style>
  <w:style w:type="paragraph" w:customStyle="1" w:styleId="14">
    <w:name w:val="Указатель1"/>
    <w:basedOn w:val="a"/>
    <w:rsid w:val="00145036"/>
    <w:pPr>
      <w:suppressLineNumbers/>
    </w:pPr>
    <w:rPr>
      <w:rFonts w:cs="Mangal"/>
    </w:rPr>
  </w:style>
  <w:style w:type="paragraph" w:customStyle="1" w:styleId="22">
    <w:name w:val="Название2"/>
    <w:basedOn w:val="a"/>
    <w:rsid w:val="00145036"/>
    <w:pPr>
      <w:suppressLineNumbers/>
      <w:spacing w:before="120" w:after="120"/>
    </w:pPr>
  </w:style>
  <w:style w:type="paragraph" w:customStyle="1" w:styleId="23">
    <w:name w:val="Указатель2"/>
    <w:basedOn w:val="a"/>
    <w:rsid w:val="00145036"/>
    <w:pPr>
      <w:suppressLineNumbers/>
    </w:pPr>
    <w:rPr>
      <w:rFonts w:cs="Mangal"/>
    </w:rPr>
  </w:style>
  <w:style w:type="paragraph" w:customStyle="1" w:styleId="15">
    <w:name w:val="Название1"/>
    <w:basedOn w:val="a"/>
    <w:rsid w:val="00145036"/>
    <w:pPr>
      <w:suppressLineNumbers/>
      <w:spacing w:before="120" w:after="120"/>
    </w:pPr>
  </w:style>
  <w:style w:type="paragraph" w:customStyle="1" w:styleId="16">
    <w:name w:val="Указатель1"/>
    <w:basedOn w:val="a"/>
    <w:rsid w:val="00145036"/>
    <w:pPr>
      <w:suppressLineNumbers/>
    </w:pPr>
    <w:rPr>
      <w:rFonts w:cs="Mangal"/>
    </w:rPr>
  </w:style>
  <w:style w:type="paragraph" w:customStyle="1" w:styleId="17">
    <w:name w:val="Абзац списка1"/>
    <w:basedOn w:val="a"/>
    <w:rsid w:val="00145036"/>
    <w:pPr>
      <w:ind w:left="720"/>
    </w:pPr>
  </w:style>
  <w:style w:type="paragraph" w:customStyle="1" w:styleId="a8">
    <w:name w:val="Содержимое таблицы"/>
    <w:basedOn w:val="a"/>
    <w:rsid w:val="00145036"/>
    <w:pPr>
      <w:suppressLineNumbers/>
    </w:pPr>
  </w:style>
  <w:style w:type="paragraph" w:customStyle="1" w:styleId="a9">
    <w:name w:val="Заголовок таблицы"/>
    <w:basedOn w:val="a8"/>
    <w:rsid w:val="00145036"/>
    <w:pPr>
      <w:jc w:val="center"/>
    </w:pPr>
    <w:rPr>
      <w:b/>
      <w:bCs/>
    </w:rPr>
  </w:style>
  <w:style w:type="paragraph" w:customStyle="1" w:styleId="18">
    <w:name w:val="Заголовок оглавления1"/>
    <w:basedOn w:val="1"/>
    <w:next w:val="a"/>
    <w:rsid w:val="00145036"/>
    <w:pPr>
      <w:numPr>
        <w:numId w:val="0"/>
      </w:numPr>
    </w:pPr>
  </w:style>
  <w:style w:type="paragraph" w:styleId="19">
    <w:name w:val="toc 1"/>
    <w:basedOn w:val="a"/>
    <w:next w:val="a"/>
    <w:uiPriority w:val="39"/>
    <w:rsid w:val="00145036"/>
  </w:style>
  <w:style w:type="paragraph" w:styleId="24">
    <w:name w:val="toc 2"/>
    <w:basedOn w:val="a"/>
    <w:next w:val="a"/>
    <w:uiPriority w:val="39"/>
    <w:rsid w:val="00145036"/>
    <w:pPr>
      <w:ind w:left="220"/>
    </w:pPr>
  </w:style>
  <w:style w:type="paragraph" w:styleId="31">
    <w:name w:val="toc 3"/>
    <w:basedOn w:val="a"/>
    <w:next w:val="a"/>
    <w:uiPriority w:val="39"/>
    <w:rsid w:val="00145036"/>
    <w:pPr>
      <w:ind w:left="440"/>
    </w:pPr>
  </w:style>
  <w:style w:type="paragraph" w:styleId="41">
    <w:name w:val="toc 4"/>
    <w:basedOn w:val="14"/>
    <w:uiPriority w:val="39"/>
    <w:rsid w:val="00145036"/>
    <w:pPr>
      <w:tabs>
        <w:tab w:val="right" w:leader="dot" w:pos="8789"/>
      </w:tabs>
      <w:ind w:left="849"/>
    </w:pPr>
  </w:style>
  <w:style w:type="paragraph" w:styleId="51">
    <w:name w:val="toc 5"/>
    <w:basedOn w:val="14"/>
    <w:rsid w:val="00145036"/>
    <w:pPr>
      <w:tabs>
        <w:tab w:val="right" w:leader="dot" w:pos="8506"/>
      </w:tabs>
      <w:ind w:left="1132"/>
    </w:pPr>
  </w:style>
  <w:style w:type="paragraph" w:styleId="61">
    <w:name w:val="toc 6"/>
    <w:basedOn w:val="14"/>
    <w:rsid w:val="00145036"/>
    <w:pPr>
      <w:tabs>
        <w:tab w:val="right" w:leader="dot" w:pos="8223"/>
      </w:tabs>
      <w:ind w:left="1415"/>
    </w:pPr>
  </w:style>
  <w:style w:type="paragraph" w:styleId="71">
    <w:name w:val="toc 7"/>
    <w:basedOn w:val="14"/>
    <w:rsid w:val="00145036"/>
    <w:pPr>
      <w:tabs>
        <w:tab w:val="right" w:leader="dot" w:pos="7940"/>
      </w:tabs>
      <w:ind w:left="1698"/>
    </w:pPr>
  </w:style>
  <w:style w:type="paragraph" w:styleId="81">
    <w:name w:val="toc 8"/>
    <w:basedOn w:val="14"/>
    <w:rsid w:val="00145036"/>
    <w:pPr>
      <w:tabs>
        <w:tab w:val="right" w:leader="dot" w:pos="7657"/>
      </w:tabs>
      <w:ind w:left="1981"/>
    </w:pPr>
  </w:style>
  <w:style w:type="paragraph" w:styleId="91">
    <w:name w:val="toc 9"/>
    <w:basedOn w:val="14"/>
    <w:rsid w:val="00145036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14"/>
    <w:rsid w:val="00145036"/>
    <w:pPr>
      <w:tabs>
        <w:tab w:val="right" w:leader="dot" w:pos="7091"/>
      </w:tabs>
      <w:ind w:left="2547"/>
    </w:pPr>
  </w:style>
  <w:style w:type="paragraph" w:styleId="aa">
    <w:name w:val="Document Map"/>
    <w:basedOn w:val="a"/>
    <w:link w:val="ab"/>
    <w:uiPriority w:val="99"/>
    <w:semiHidden/>
    <w:unhideWhenUsed/>
    <w:rsid w:val="000531AA"/>
    <w:rPr>
      <w:rFonts w:ascii="Lucida Grande" w:hAnsi="Lucida Grande"/>
      <w:sz w:val="24"/>
      <w:szCs w:val="24"/>
    </w:rPr>
  </w:style>
  <w:style w:type="character" w:customStyle="1" w:styleId="ab">
    <w:name w:val="Схема документа Знак"/>
    <w:basedOn w:val="a0"/>
    <w:link w:val="aa"/>
    <w:uiPriority w:val="99"/>
    <w:semiHidden/>
    <w:rsid w:val="000531AA"/>
    <w:rPr>
      <w:rFonts w:ascii="Lucida Grande" w:hAnsi="Lucida Grande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0531AA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531AA"/>
    <w:rPr>
      <w:rFonts w:ascii="Lucida Grande" w:hAnsi="Lucida Grande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3C0420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3C0420"/>
    <w:pPr>
      <w:spacing w:line="240" w:lineRule="auto"/>
    </w:pPr>
    <w:rPr>
      <w:sz w:val="24"/>
      <w:szCs w:val="24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C0420"/>
    <w:rPr>
      <w:sz w:val="24"/>
      <w:szCs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C0420"/>
    <w:rPr>
      <w:b/>
      <w:bCs/>
      <w:sz w:val="20"/>
      <w:szCs w:val="20"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C0420"/>
    <w:rPr>
      <w:b/>
      <w:bCs/>
      <w:sz w:val="24"/>
      <w:szCs w:val="24"/>
    </w:rPr>
  </w:style>
  <w:style w:type="paragraph" w:styleId="af3">
    <w:name w:val="List Paragraph"/>
    <w:basedOn w:val="a"/>
    <w:uiPriority w:val="34"/>
    <w:qFormat/>
    <w:rsid w:val="004F76E0"/>
    <w:pPr>
      <w:ind w:left="720"/>
      <w:contextualSpacing/>
    </w:pPr>
  </w:style>
  <w:style w:type="character" w:customStyle="1" w:styleId="60">
    <w:name w:val="Заголовок 6 Знак"/>
    <w:basedOn w:val="a0"/>
    <w:link w:val="6"/>
    <w:uiPriority w:val="9"/>
    <w:semiHidden/>
    <w:rsid w:val="004F76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F76E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4F76E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F76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4F76E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4F76E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f4">
    <w:name w:val="caption"/>
    <w:basedOn w:val="a"/>
    <w:next w:val="a"/>
    <w:uiPriority w:val="35"/>
    <w:semiHidden/>
    <w:unhideWhenUsed/>
    <w:qFormat/>
    <w:rsid w:val="004F76E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Title"/>
    <w:basedOn w:val="a"/>
    <w:next w:val="a"/>
    <w:link w:val="af6"/>
    <w:uiPriority w:val="10"/>
    <w:qFormat/>
    <w:rsid w:val="004F76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uiPriority w:val="10"/>
    <w:rsid w:val="004F76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7">
    <w:name w:val="Subtitle"/>
    <w:basedOn w:val="a"/>
    <w:next w:val="a"/>
    <w:link w:val="af8"/>
    <w:uiPriority w:val="11"/>
    <w:qFormat/>
    <w:rsid w:val="004F76E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8">
    <w:name w:val="Подзаголовок Знак"/>
    <w:basedOn w:val="a0"/>
    <w:link w:val="af7"/>
    <w:uiPriority w:val="11"/>
    <w:rsid w:val="004F76E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9">
    <w:name w:val="Strong"/>
    <w:basedOn w:val="a0"/>
    <w:uiPriority w:val="22"/>
    <w:qFormat/>
    <w:rsid w:val="004F76E0"/>
    <w:rPr>
      <w:b/>
      <w:bCs/>
    </w:rPr>
  </w:style>
  <w:style w:type="character" w:styleId="afa">
    <w:name w:val="Emphasis"/>
    <w:basedOn w:val="a0"/>
    <w:uiPriority w:val="20"/>
    <w:qFormat/>
    <w:rsid w:val="004F76E0"/>
    <w:rPr>
      <w:i/>
      <w:iCs/>
    </w:rPr>
  </w:style>
  <w:style w:type="paragraph" w:styleId="afb">
    <w:name w:val="No Spacing"/>
    <w:link w:val="afc"/>
    <w:uiPriority w:val="1"/>
    <w:qFormat/>
    <w:rsid w:val="004F76E0"/>
    <w:pPr>
      <w:spacing w:after="0" w:line="240" w:lineRule="auto"/>
    </w:pPr>
  </w:style>
  <w:style w:type="paragraph" w:styleId="25">
    <w:name w:val="Quote"/>
    <w:basedOn w:val="a"/>
    <w:next w:val="a"/>
    <w:link w:val="26"/>
    <w:uiPriority w:val="29"/>
    <w:qFormat/>
    <w:rsid w:val="004F76E0"/>
    <w:rPr>
      <w:i/>
      <w:iCs/>
      <w:color w:val="000000" w:themeColor="text1"/>
    </w:rPr>
  </w:style>
  <w:style w:type="character" w:customStyle="1" w:styleId="26">
    <w:name w:val="Цитата 2 Знак"/>
    <w:basedOn w:val="a0"/>
    <w:link w:val="25"/>
    <w:uiPriority w:val="29"/>
    <w:rsid w:val="004F76E0"/>
    <w:rPr>
      <w:i/>
      <w:iCs/>
      <w:color w:val="000000" w:themeColor="text1"/>
    </w:rPr>
  </w:style>
  <w:style w:type="paragraph" w:styleId="afd">
    <w:name w:val="Intense Quote"/>
    <w:basedOn w:val="a"/>
    <w:next w:val="a"/>
    <w:link w:val="afe"/>
    <w:uiPriority w:val="30"/>
    <w:qFormat/>
    <w:rsid w:val="004F76E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e">
    <w:name w:val="Выделенная цитата Знак"/>
    <w:basedOn w:val="a0"/>
    <w:link w:val="afd"/>
    <w:uiPriority w:val="30"/>
    <w:rsid w:val="004F76E0"/>
    <w:rPr>
      <w:b/>
      <w:bCs/>
      <w:i/>
      <w:iCs/>
      <w:color w:val="4F81BD" w:themeColor="accent1"/>
    </w:rPr>
  </w:style>
  <w:style w:type="character" w:styleId="aff">
    <w:name w:val="Subtle Emphasis"/>
    <w:basedOn w:val="a0"/>
    <w:uiPriority w:val="19"/>
    <w:qFormat/>
    <w:rsid w:val="004F76E0"/>
    <w:rPr>
      <w:i/>
      <w:iCs/>
      <w:color w:val="808080" w:themeColor="text1" w:themeTint="7F"/>
    </w:rPr>
  </w:style>
  <w:style w:type="character" w:styleId="aff0">
    <w:name w:val="Intense Emphasis"/>
    <w:basedOn w:val="a0"/>
    <w:uiPriority w:val="21"/>
    <w:qFormat/>
    <w:rsid w:val="004F76E0"/>
    <w:rPr>
      <w:b/>
      <w:bCs/>
      <w:i/>
      <w:iCs/>
      <w:color w:val="4F81BD" w:themeColor="accent1"/>
    </w:rPr>
  </w:style>
  <w:style w:type="character" w:styleId="aff1">
    <w:name w:val="Subtle Reference"/>
    <w:basedOn w:val="a0"/>
    <w:uiPriority w:val="31"/>
    <w:qFormat/>
    <w:rsid w:val="004F76E0"/>
    <w:rPr>
      <w:smallCaps/>
      <w:color w:val="C0504D" w:themeColor="accent2"/>
      <w:u w:val="single"/>
    </w:rPr>
  </w:style>
  <w:style w:type="character" w:styleId="aff2">
    <w:name w:val="Intense Reference"/>
    <w:basedOn w:val="a0"/>
    <w:uiPriority w:val="32"/>
    <w:qFormat/>
    <w:rsid w:val="004F76E0"/>
    <w:rPr>
      <w:b/>
      <w:bCs/>
      <w:smallCaps/>
      <w:color w:val="C0504D" w:themeColor="accent2"/>
      <w:spacing w:val="5"/>
      <w:u w:val="single"/>
    </w:rPr>
  </w:style>
  <w:style w:type="character" w:styleId="aff3">
    <w:name w:val="Book Title"/>
    <w:basedOn w:val="a0"/>
    <w:uiPriority w:val="33"/>
    <w:qFormat/>
    <w:rsid w:val="004F76E0"/>
    <w:rPr>
      <w:b/>
      <w:bCs/>
      <w:smallCaps/>
      <w:spacing w:val="5"/>
    </w:rPr>
  </w:style>
  <w:style w:type="paragraph" w:styleId="aff4">
    <w:name w:val="TOC Heading"/>
    <w:basedOn w:val="1"/>
    <w:next w:val="a"/>
    <w:uiPriority w:val="39"/>
    <w:semiHidden/>
    <w:unhideWhenUsed/>
    <w:qFormat/>
    <w:rsid w:val="004F76E0"/>
    <w:pPr>
      <w:outlineLvl w:val="9"/>
    </w:pPr>
  </w:style>
  <w:style w:type="paragraph" w:customStyle="1" w:styleId="1a">
    <w:name w:val="Стиль1"/>
    <w:basedOn w:val="1"/>
    <w:link w:val="1b"/>
    <w:autoRedefine/>
    <w:qFormat/>
    <w:rsid w:val="00804546"/>
    <w:rPr>
      <w:color w:val="000000" w:themeColor="text1"/>
      <w:lang w:val="ru-RU"/>
    </w:rPr>
  </w:style>
  <w:style w:type="paragraph" w:customStyle="1" w:styleId="27">
    <w:name w:val="Стиль2"/>
    <w:basedOn w:val="2"/>
    <w:link w:val="28"/>
    <w:autoRedefine/>
    <w:qFormat/>
    <w:rsid w:val="00804546"/>
    <w:rPr>
      <w:color w:val="auto"/>
      <w:lang w:val="ru-RU"/>
    </w:rPr>
  </w:style>
  <w:style w:type="character" w:customStyle="1" w:styleId="1b">
    <w:name w:val="Стиль1 Знак"/>
    <w:basedOn w:val="10"/>
    <w:link w:val="1a"/>
    <w:rsid w:val="00804546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val="ru-RU"/>
    </w:rPr>
  </w:style>
  <w:style w:type="paragraph" w:customStyle="1" w:styleId="32">
    <w:name w:val="Стиль3"/>
    <w:basedOn w:val="3"/>
    <w:link w:val="33"/>
    <w:autoRedefine/>
    <w:qFormat/>
    <w:rsid w:val="0032453E"/>
    <w:rPr>
      <w:color w:val="auto"/>
    </w:rPr>
  </w:style>
  <w:style w:type="character" w:customStyle="1" w:styleId="28">
    <w:name w:val="Стиль2 Знак"/>
    <w:basedOn w:val="20"/>
    <w:link w:val="27"/>
    <w:rsid w:val="008045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3">
    <w:name w:val="Стиль3 Знак"/>
    <w:basedOn w:val="30"/>
    <w:link w:val="32"/>
    <w:rsid w:val="0032453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ff5">
    <w:name w:val="Table Grid"/>
    <w:basedOn w:val="a1"/>
    <w:uiPriority w:val="59"/>
    <w:rsid w:val="00FC2A6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6">
    <w:name w:val="Placeholder Text"/>
    <w:basedOn w:val="a0"/>
    <w:uiPriority w:val="99"/>
    <w:semiHidden/>
    <w:rsid w:val="00FC2A65"/>
    <w:rPr>
      <w:color w:val="808080"/>
    </w:rPr>
  </w:style>
  <w:style w:type="paragraph" w:customStyle="1" w:styleId="42">
    <w:name w:val="Стиль4"/>
    <w:basedOn w:val="4"/>
    <w:link w:val="43"/>
    <w:autoRedefine/>
    <w:qFormat/>
    <w:rsid w:val="0032453E"/>
    <w:rPr>
      <w:color w:val="auto"/>
    </w:rPr>
  </w:style>
  <w:style w:type="character" w:customStyle="1" w:styleId="43">
    <w:name w:val="Стиль4 Знак"/>
    <w:basedOn w:val="40"/>
    <w:link w:val="42"/>
    <w:rsid w:val="000E046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f7">
    <w:name w:val="Revision"/>
    <w:hidden/>
    <w:uiPriority w:val="99"/>
    <w:semiHidden/>
    <w:rsid w:val="00513699"/>
    <w:pPr>
      <w:spacing w:after="0" w:line="240" w:lineRule="auto"/>
    </w:pPr>
  </w:style>
  <w:style w:type="character" w:styleId="aff8">
    <w:name w:val="line number"/>
    <w:basedOn w:val="a0"/>
    <w:uiPriority w:val="99"/>
    <w:semiHidden/>
    <w:unhideWhenUsed/>
    <w:rsid w:val="00377F8D"/>
  </w:style>
  <w:style w:type="paragraph" w:styleId="aff9">
    <w:name w:val="header"/>
    <w:basedOn w:val="a"/>
    <w:link w:val="affa"/>
    <w:uiPriority w:val="99"/>
    <w:unhideWhenUsed/>
    <w:rsid w:val="00377F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a">
    <w:name w:val="Верхний колонтитул Знак"/>
    <w:basedOn w:val="a0"/>
    <w:link w:val="aff9"/>
    <w:uiPriority w:val="99"/>
    <w:rsid w:val="00377F8D"/>
  </w:style>
  <w:style w:type="paragraph" w:styleId="affb">
    <w:name w:val="footer"/>
    <w:basedOn w:val="a"/>
    <w:link w:val="affc"/>
    <w:uiPriority w:val="99"/>
    <w:unhideWhenUsed/>
    <w:rsid w:val="00377F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c">
    <w:name w:val="Нижний колонтитул Знак"/>
    <w:basedOn w:val="a0"/>
    <w:link w:val="affb"/>
    <w:uiPriority w:val="99"/>
    <w:rsid w:val="00377F8D"/>
  </w:style>
  <w:style w:type="paragraph" w:customStyle="1" w:styleId="affd">
    <w:name w:val="Абзай основной"/>
    <w:basedOn w:val="a"/>
    <w:link w:val="affe"/>
    <w:qFormat/>
    <w:rsid w:val="005E2E23"/>
    <w:pPr>
      <w:spacing w:before="120"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character" w:customStyle="1" w:styleId="affe">
    <w:name w:val="Абзай основной Знак"/>
    <w:link w:val="affd"/>
    <w:rsid w:val="005E2E23"/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paragraph" w:customStyle="1" w:styleId="afff">
    <w:name w:val="Нормальный"/>
    <w:rsid w:val="005E2E2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 w:bidi="ar-SA"/>
    </w:rPr>
  </w:style>
  <w:style w:type="character" w:customStyle="1" w:styleId="afc">
    <w:name w:val="Без интервала Знак"/>
    <w:link w:val="afb"/>
    <w:uiPriority w:val="1"/>
    <w:rsid w:val="005E2E23"/>
  </w:style>
  <w:style w:type="paragraph" w:customStyle="1" w:styleId="afff0">
    <w:name w:val="Основной"/>
    <w:basedOn w:val="affd"/>
    <w:link w:val="afff1"/>
    <w:qFormat/>
    <w:rsid w:val="002459CA"/>
    <w:rPr>
      <w:rFonts w:asciiTheme="minorHAnsi" w:hAnsiTheme="minorHAnsi"/>
      <w:sz w:val="24"/>
    </w:rPr>
  </w:style>
  <w:style w:type="character" w:customStyle="1" w:styleId="afff1">
    <w:name w:val="Основной Знак"/>
    <w:basedOn w:val="affe"/>
    <w:link w:val="afff0"/>
    <w:rsid w:val="002459CA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customStyle="1" w:styleId="afff2">
    <w:name w:val="Основной текст без красной"/>
    <w:basedOn w:val="a"/>
    <w:rsid w:val="008D5E8F"/>
    <w:pPr>
      <w:spacing w:before="60"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customStyle="1" w:styleId="afff3">
    <w:name w:val="Заголовок столбца таблицы"/>
    <w:rsid w:val="008D5E8F"/>
    <w:pPr>
      <w:keepNext/>
      <w:keepLines/>
      <w:spacing w:before="120" w:after="120" w:line="240" w:lineRule="auto"/>
      <w:jc w:val="center"/>
    </w:pPr>
    <w:rPr>
      <w:rFonts w:ascii="Times New Roman" w:eastAsia="Times New Roman" w:hAnsi="Times New Roman" w:cs="Times New Roman"/>
      <w:b/>
      <w:szCs w:val="20"/>
      <w:lang w:val="ru-RU" w:eastAsia="ru-RU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76E0"/>
  </w:style>
  <w:style w:type="paragraph" w:styleId="1">
    <w:name w:val="heading 1"/>
    <w:basedOn w:val="a"/>
    <w:next w:val="a"/>
    <w:link w:val="10"/>
    <w:uiPriority w:val="9"/>
    <w:qFormat/>
    <w:rsid w:val="004F76E0"/>
    <w:pPr>
      <w:keepNext/>
      <w:keepLines/>
      <w:numPr>
        <w:numId w:val="2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76E0"/>
    <w:pPr>
      <w:keepNext/>
      <w:keepLines/>
      <w:numPr>
        <w:ilvl w:val="1"/>
        <w:numId w:val="2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76E0"/>
    <w:pPr>
      <w:keepNext/>
      <w:keepLines/>
      <w:spacing w:before="200" w:after="0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F76E0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4F76E0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76E0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76E0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76E0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76E0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1">
    <w:name w:val="WW8Num2z1"/>
    <w:rsid w:val="00145036"/>
  </w:style>
  <w:style w:type="character" w:customStyle="1" w:styleId="WW8Num3z0">
    <w:name w:val="WW8Num3z0"/>
    <w:rsid w:val="00145036"/>
    <w:rPr>
      <w:sz w:val="32"/>
      <w:szCs w:val="32"/>
    </w:rPr>
  </w:style>
  <w:style w:type="character" w:customStyle="1" w:styleId="WW8Num3z1">
    <w:name w:val="WW8Num3z1"/>
    <w:rsid w:val="00145036"/>
    <w:rPr>
      <w:rFonts w:ascii="Times New Roman" w:hAnsi="Times New Roman" w:cs="Times New Roman"/>
    </w:rPr>
  </w:style>
  <w:style w:type="character" w:customStyle="1" w:styleId="WW8Num3z2">
    <w:name w:val="WW8Num3z2"/>
    <w:rsid w:val="00145036"/>
    <w:rPr>
      <w:sz w:val="28"/>
      <w:szCs w:val="28"/>
    </w:rPr>
  </w:style>
  <w:style w:type="character" w:customStyle="1" w:styleId="WW8Num1z1">
    <w:name w:val="WW8Num1z1"/>
    <w:rsid w:val="00145036"/>
  </w:style>
  <w:style w:type="character" w:customStyle="1" w:styleId="WW8Num6z0">
    <w:name w:val="WW8Num6z0"/>
    <w:rsid w:val="00145036"/>
    <w:rPr>
      <w:sz w:val="32"/>
      <w:szCs w:val="32"/>
    </w:rPr>
  </w:style>
  <w:style w:type="character" w:customStyle="1" w:styleId="WW8Num6z2">
    <w:name w:val="WW8Num6z2"/>
    <w:rsid w:val="00145036"/>
    <w:rPr>
      <w:sz w:val="28"/>
      <w:szCs w:val="28"/>
    </w:rPr>
  </w:style>
  <w:style w:type="character" w:customStyle="1" w:styleId="WW8Num7z0">
    <w:name w:val="WW8Num7z0"/>
    <w:rsid w:val="00145036"/>
    <w:rPr>
      <w:sz w:val="32"/>
      <w:szCs w:val="32"/>
    </w:rPr>
  </w:style>
  <w:style w:type="character" w:customStyle="1" w:styleId="WW8Num7z2">
    <w:name w:val="WW8Num7z2"/>
    <w:rsid w:val="00145036"/>
    <w:rPr>
      <w:sz w:val="28"/>
      <w:szCs w:val="28"/>
    </w:rPr>
  </w:style>
  <w:style w:type="character" w:customStyle="1" w:styleId="WW8Num9z0">
    <w:name w:val="WW8Num9z0"/>
    <w:rsid w:val="00145036"/>
    <w:rPr>
      <w:sz w:val="32"/>
      <w:szCs w:val="32"/>
    </w:rPr>
  </w:style>
  <w:style w:type="character" w:customStyle="1" w:styleId="WW8Num9z1">
    <w:name w:val="WW8Num9z1"/>
    <w:rsid w:val="00145036"/>
    <w:rPr>
      <w:rFonts w:ascii="Times New Roman" w:hAnsi="Times New Roman" w:cs="Times New Roman"/>
    </w:rPr>
  </w:style>
  <w:style w:type="character" w:customStyle="1" w:styleId="WW8Num9z2">
    <w:name w:val="WW8Num9z2"/>
    <w:rsid w:val="00145036"/>
    <w:rPr>
      <w:sz w:val="28"/>
      <w:szCs w:val="28"/>
    </w:rPr>
  </w:style>
  <w:style w:type="character" w:customStyle="1" w:styleId="WW8Num14z0">
    <w:name w:val="WW8Num14z0"/>
    <w:rsid w:val="00145036"/>
    <w:rPr>
      <w:sz w:val="32"/>
      <w:szCs w:val="32"/>
    </w:rPr>
  </w:style>
  <w:style w:type="character" w:customStyle="1" w:styleId="WW8Num14z2">
    <w:name w:val="WW8Num14z2"/>
    <w:rsid w:val="00145036"/>
    <w:rPr>
      <w:sz w:val="28"/>
      <w:szCs w:val="28"/>
    </w:rPr>
  </w:style>
  <w:style w:type="character" w:customStyle="1" w:styleId="WW8Num15z0">
    <w:name w:val="WW8Num15z0"/>
    <w:rsid w:val="00145036"/>
    <w:rPr>
      <w:sz w:val="32"/>
      <w:szCs w:val="32"/>
    </w:rPr>
  </w:style>
  <w:style w:type="character" w:customStyle="1" w:styleId="WW8Num15z2">
    <w:name w:val="WW8Num15z2"/>
    <w:rsid w:val="00145036"/>
    <w:rPr>
      <w:sz w:val="28"/>
      <w:szCs w:val="28"/>
    </w:rPr>
  </w:style>
  <w:style w:type="character" w:customStyle="1" w:styleId="WW8Num16z0">
    <w:name w:val="WW8Num16z0"/>
    <w:rsid w:val="00145036"/>
    <w:rPr>
      <w:sz w:val="32"/>
      <w:szCs w:val="32"/>
    </w:rPr>
  </w:style>
  <w:style w:type="character" w:customStyle="1" w:styleId="WW8Num16z2">
    <w:name w:val="WW8Num16z2"/>
    <w:rsid w:val="00145036"/>
    <w:rPr>
      <w:sz w:val="28"/>
      <w:szCs w:val="28"/>
    </w:rPr>
  </w:style>
  <w:style w:type="character" w:customStyle="1" w:styleId="WW8Num17z0">
    <w:name w:val="WW8Num17z0"/>
    <w:rsid w:val="00145036"/>
    <w:rPr>
      <w:sz w:val="32"/>
      <w:szCs w:val="32"/>
    </w:rPr>
  </w:style>
  <w:style w:type="character" w:customStyle="1" w:styleId="WW8Num17z2">
    <w:name w:val="WW8Num17z2"/>
    <w:rsid w:val="00145036"/>
    <w:rPr>
      <w:sz w:val="28"/>
      <w:szCs w:val="28"/>
    </w:rPr>
  </w:style>
  <w:style w:type="character" w:customStyle="1" w:styleId="11">
    <w:name w:val="Основной шрифт абзаца1"/>
    <w:rsid w:val="00145036"/>
  </w:style>
  <w:style w:type="character" w:customStyle="1" w:styleId="21">
    <w:name w:val="Основной шрифт абзаца2"/>
    <w:rsid w:val="00145036"/>
  </w:style>
  <w:style w:type="character" w:customStyle="1" w:styleId="12">
    <w:name w:val="Основной шрифт абзаца1"/>
    <w:rsid w:val="00145036"/>
  </w:style>
  <w:style w:type="character" w:customStyle="1" w:styleId="10">
    <w:name w:val="Heading 1 Char"/>
    <w:basedOn w:val="a0"/>
    <w:link w:val="1"/>
    <w:uiPriority w:val="9"/>
    <w:rsid w:val="004F76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11"/>
    <w:rsid w:val="00145036"/>
  </w:style>
  <w:style w:type="character" w:customStyle="1" w:styleId="20">
    <w:name w:val="Heading 2 Char"/>
    <w:basedOn w:val="a0"/>
    <w:link w:val="2"/>
    <w:uiPriority w:val="9"/>
    <w:rsid w:val="004F76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Heading 3 Char"/>
    <w:basedOn w:val="a0"/>
    <w:link w:val="3"/>
    <w:uiPriority w:val="9"/>
    <w:rsid w:val="004F76E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4">
    <w:name w:val="Маркеры списка"/>
    <w:rsid w:val="00145036"/>
  </w:style>
  <w:style w:type="paragraph" w:customStyle="1" w:styleId="a5">
    <w:name w:val="Заголовок"/>
    <w:basedOn w:val="a"/>
    <w:next w:val="a6"/>
    <w:rsid w:val="00145036"/>
    <w:pPr>
      <w:keepNext/>
      <w:spacing w:before="240" w:after="120"/>
    </w:pPr>
  </w:style>
  <w:style w:type="paragraph" w:styleId="a6">
    <w:name w:val="Body Text"/>
    <w:basedOn w:val="a"/>
    <w:rsid w:val="00145036"/>
    <w:pPr>
      <w:spacing w:after="120"/>
    </w:pPr>
  </w:style>
  <w:style w:type="paragraph" w:styleId="a7">
    <w:name w:val="List"/>
    <w:basedOn w:val="a6"/>
    <w:rsid w:val="00145036"/>
    <w:rPr>
      <w:rFonts w:cs="Mangal"/>
    </w:rPr>
  </w:style>
  <w:style w:type="paragraph" w:customStyle="1" w:styleId="13">
    <w:name w:val="Название1"/>
    <w:basedOn w:val="a"/>
    <w:rsid w:val="00145036"/>
    <w:pPr>
      <w:suppressLineNumbers/>
      <w:spacing w:before="120" w:after="120"/>
    </w:pPr>
  </w:style>
  <w:style w:type="paragraph" w:customStyle="1" w:styleId="14">
    <w:name w:val="Указатель1"/>
    <w:basedOn w:val="a"/>
    <w:rsid w:val="00145036"/>
    <w:pPr>
      <w:suppressLineNumbers/>
    </w:pPr>
    <w:rPr>
      <w:rFonts w:cs="Mangal"/>
    </w:rPr>
  </w:style>
  <w:style w:type="paragraph" w:customStyle="1" w:styleId="22">
    <w:name w:val="Название2"/>
    <w:basedOn w:val="a"/>
    <w:rsid w:val="00145036"/>
    <w:pPr>
      <w:suppressLineNumbers/>
      <w:spacing w:before="120" w:after="120"/>
    </w:pPr>
  </w:style>
  <w:style w:type="paragraph" w:customStyle="1" w:styleId="23">
    <w:name w:val="Указатель2"/>
    <w:basedOn w:val="a"/>
    <w:rsid w:val="00145036"/>
    <w:pPr>
      <w:suppressLineNumbers/>
    </w:pPr>
    <w:rPr>
      <w:rFonts w:cs="Mangal"/>
    </w:rPr>
  </w:style>
  <w:style w:type="paragraph" w:customStyle="1" w:styleId="15">
    <w:name w:val="Название1"/>
    <w:basedOn w:val="a"/>
    <w:rsid w:val="00145036"/>
    <w:pPr>
      <w:suppressLineNumbers/>
      <w:spacing w:before="120" w:after="120"/>
    </w:pPr>
  </w:style>
  <w:style w:type="paragraph" w:customStyle="1" w:styleId="16">
    <w:name w:val="Указатель1"/>
    <w:basedOn w:val="a"/>
    <w:rsid w:val="00145036"/>
    <w:pPr>
      <w:suppressLineNumbers/>
    </w:pPr>
    <w:rPr>
      <w:rFonts w:cs="Mangal"/>
    </w:rPr>
  </w:style>
  <w:style w:type="paragraph" w:customStyle="1" w:styleId="17">
    <w:name w:val="Абзац списка1"/>
    <w:basedOn w:val="a"/>
    <w:rsid w:val="00145036"/>
    <w:pPr>
      <w:ind w:left="720"/>
    </w:pPr>
  </w:style>
  <w:style w:type="paragraph" w:customStyle="1" w:styleId="a8">
    <w:name w:val="Содержимое таблицы"/>
    <w:basedOn w:val="a"/>
    <w:rsid w:val="00145036"/>
    <w:pPr>
      <w:suppressLineNumbers/>
    </w:pPr>
  </w:style>
  <w:style w:type="paragraph" w:customStyle="1" w:styleId="a9">
    <w:name w:val="Заголовок таблицы"/>
    <w:basedOn w:val="a8"/>
    <w:rsid w:val="00145036"/>
    <w:pPr>
      <w:jc w:val="center"/>
    </w:pPr>
    <w:rPr>
      <w:b/>
      <w:bCs/>
    </w:rPr>
  </w:style>
  <w:style w:type="paragraph" w:customStyle="1" w:styleId="18">
    <w:name w:val="Заголовок оглавления1"/>
    <w:basedOn w:val="1"/>
    <w:next w:val="a"/>
    <w:rsid w:val="00145036"/>
    <w:pPr>
      <w:numPr>
        <w:numId w:val="0"/>
      </w:numPr>
    </w:pPr>
  </w:style>
  <w:style w:type="paragraph" w:styleId="19">
    <w:name w:val="toc 1"/>
    <w:basedOn w:val="a"/>
    <w:next w:val="a"/>
    <w:uiPriority w:val="39"/>
    <w:rsid w:val="00145036"/>
  </w:style>
  <w:style w:type="paragraph" w:styleId="24">
    <w:name w:val="toc 2"/>
    <w:basedOn w:val="a"/>
    <w:next w:val="a"/>
    <w:uiPriority w:val="39"/>
    <w:rsid w:val="00145036"/>
    <w:pPr>
      <w:ind w:left="220"/>
    </w:pPr>
  </w:style>
  <w:style w:type="paragraph" w:styleId="31">
    <w:name w:val="toc 3"/>
    <w:basedOn w:val="a"/>
    <w:next w:val="a"/>
    <w:uiPriority w:val="39"/>
    <w:rsid w:val="00145036"/>
    <w:pPr>
      <w:ind w:left="440"/>
    </w:pPr>
  </w:style>
  <w:style w:type="paragraph" w:styleId="41">
    <w:name w:val="toc 4"/>
    <w:basedOn w:val="14"/>
    <w:rsid w:val="00145036"/>
    <w:pPr>
      <w:tabs>
        <w:tab w:val="right" w:leader="dot" w:pos="8789"/>
      </w:tabs>
      <w:ind w:left="849"/>
    </w:pPr>
  </w:style>
  <w:style w:type="paragraph" w:styleId="51">
    <w:name w:val="toc 5"/>
    <w:basedOn w:val="14"/>
    <w:rsid w:val="00145036"/>
    <w:pPr>
      <w:tabs>
        <w:tab w:val="right" w:leader="dot" w:pos="8506"/>
      </w:tabs>
      <w:ind w:left="1132"/>
    </w:pPr>
  </w:style>
  <w:style w:type="paragraph" w:styleId="61">
    <w:name w:val="toc 6"/>
    <w:basedOn w:val="14"/>
    <w:rsid w:val="00145036"/>
    <w:pPr>
      <w:tabs>
        <w:tab w:val="right" w:leader="dot" w:pos="8223"/>
      </w:tabs>
      <w:ind w:left="1415"/>
    </w:pPr>
  </w:style>
  <w:style w:type="paragraph" w:styleId="71">
    <w:name w:val="toc 7"/>
    <w:basedOn w:val="14"/>
    <w:rsid w:val="00145036"/>
    <w:pPr>
      <w:tabs>
        <w:tab w:val="right" w:leader="dot" w:pos="7940"/>
      </w:tabs>
      <w:ind w:left="1698"/>
    </w:pPr>
  </w:style>
  <w:style w:type="paragraph" w:styleId="81">
    <w:name w:val="toc 8"/>
    <w:basedOn w:val="14"/>
    <w:rsid w:val="00145036"/>
    <w:pPr>
      <w:tabs>
        <w:tab w:val="right" w:leader="dot" w:pos="7657"/>
      </w:tabs>
      <w:ind w:left="1981"/>
    </w:pPr>
  </w:style>
  <w:style w:type="paragraph" w:styleId="91">
    <w:name w:val="toc 9"/>
    <w:basedOn w:val="14"/>
    <w:rsid w:val="00145036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14"/>
    <w:rsid w:val="00145036"/>
    <w:pPr>
      <w:tabs>
        <w:tab w:val="right" w:leader="dot" w:pos="7091"/>
      </w:tabs>
      <w:ind w:left="2547"/>
    </w:pPr>
  </w:style>
  <w:style w:type="paragraph" w:styleId="aa">
    <w:name w:val="Document Map"/>
    <w:basedOn w:val="a"/>
    <w:link w:val="ab"/>
    <w:uiPriority w:val="99"/>
    <w:semiHidden/>
    <w:unhideWhenUsed/>
    <w:rsid w:val="000531AA"/>
    <w:rPr>
      <w:rFonts w:ascii="Lucida Grande" w:hAnsi="Lucida Grande"/>
      <w:sz w:val="24"/>
      <w:szCs w:val="24"/>
    </w:rPr>
  </w:style>
  <w:style w:type="character" w:customStyle="1" w:styleId="ab">
    <w:name w:val="Document Map Char"/>
    <w:basedOn w:val="a0"/>
    <w:link w:val="aa"/>
    <w:uiPriority w:val="99"/>
    <w:semiHidden/>
    <w:rsid w:val="000531AA"/>
    <w:rPr>
      <w:rFonts w:ascii="Lucida Grande" w:hAnsi="Lucida Grande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0531AA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ad">
    <w:name w:val="Balloon Text Char"/>
    <w:basedOn w:val="a0"/>
    <w:link w:val="ac"/>
    <w:uiPriority w:val="99"/>
    <w:semiHidden/>
    <w:rsid w:val="000531AA"/>
    <w:rPr>
      <w:rFonts w:ascii="Lucida Grande" w:hAnsi="Lucida Grande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3C0420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3C0420"/>
    <w:pPr>
      <w:spacing w:line="240" w:lineRule="auto"/>
    </w:pPr>
    <w:rPr>
      <w:sz w:val="24"/>
      <w:szCs w:val="24"/>
    </w:rPr>
  </w:style>
  <w:style w:type="character" w:customStyle="1" w:styleId="af0">
    <w:name w:val="Comment Text Char"/>
    <w:basedOn w:val="a0"/>
    <w:link w:val="af"/>
    <w:uiPriority w:val="99"/>
    <w:semiHidden/>
    <w:rsid w:val="003C0420"/>
    <w:rPr>
      <w:sz w:val="24"/>
      <w:szCs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C0420"/>
    <w:rPr>
      <w:b/>
      <w:bCs/>
      <w:sz w:val="20"/>
      <w:szCs w:val="20"/>
    </w:rPr>
  </w:style>
  <w:style w:type="character" w:customStyle="1" w:styleId="af2">
    <w:name w:val="Comment Subject Char"/>
    <w:basedOn w:val="af0"/>
    <w:link w:val="af1"/>
    <w:uiPriority w:val="99"/>
    <w:semiHidden/>
    <w:rsid w:val="003C0420"/>
    <w:rPr>
      <w:b/>
      <w:bCs/>
      <w:sz w:val="24"/>
      <w:szCs w:val="24"/>
    </w:rPr>
  </w:style>
  <w:style w:type="paragraph" w:styleId="af3">
    <w:name w:val="List Paragraph"/>
    <w:basedOn w:val="a"/>
    <w:uiPriority w:val="34"/>
    <w:qFormat/>
    <w:rsid w:val="004F76E0"/>
    <w:pPr>
      <w:ind w:left="720"/>
      <w:contextualSpacing/>
    </w:pPr>
  </w:style>
  <w:style w:type="character" w:customStyle="1" w:styleId="60">
    <w:name w:val="Heading 6 Char"/>
    <w:basedOn w:val="a0"/>
    <w:link w:val="6"/>
    <w:uiPriority w:val="9"/>
    <w:semiHidden/>
    <w:rsid w:val="004F76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Heading 7 Char"/>
    <w:basedOn w:val="a0"/>
    <w:link w:val="7"/>
    <w:uiPriority w:val="9"/>
    <w:semiHidden/>
    <w:rsid w:val="004F76E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Heading 8 Char"/>
    <w:basedOn w:val="a0"/>
    <w:link w:val="8"/>
    <w:uiPriority w:val="9"/>
    <w:semiHidden/>
    <w:rsid w:val="004F76E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Heading 9 Char"/>
    <w:basedOn w:val="a0"/>
    <w:link w:val="9"/>
    <w:uiPriority w:val="9"/>
    <w:semiHidden/>
    <w:rsid w:val="004F76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40">
    <w:name w:val="Heading 4 Char"/>
    <w:basedOn w:val="a0"/>
    <w:link w:val="4"/>
    <w:uiPriority w:val="9"/>
    <w:rsid w:val="004F76E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Heading 5 Char"/>
    <w:basedOn w:val="a0"/>
    <w:link w:val="5"/>
    <w:uiPriority w:val="9"/>
    <w:rsid w:val="004F76E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f4">
    <w:name w:val="caption"/>
    <w:basedOn w:val="a"/>
    <w:next w:val="a"/>
    <w:uiPriority w:val="35"/>
    <w:semiHidden/>
    <w:unhideWhenUsed/>
    <w:qFormat/>
    <w:rsid w:val="004F76E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Title"/>
    <w:basedOn w:val="a"/>
    <w:next w:val="a"/>
    <w:link w:val="af6"/>
    <w:uiPriority w:val="10"/>
    <w:qFormat/>
    <w:rsid w:val="004F76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6">
    <w:name w:val="Title Char"/>
    <w:basedOn w:val="a0"/>
    <w:link w:val="af5"/>
    <w:uiPriority w:val="10"/>
    <w:rsid w:val="004F76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7">
    <w:name w:val="Subtitle"/>
    <w:basedOn w:val="a"/>
    <w:next w:val="a"/>
    <w:link w:val="af8"/>
    <w:uiPriority w:val="11"/>
    <w:qFormat/>
    <w:rsid w:val="004F76E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8">
    <w:name w:val="Subtitle Char"/>
    <w:basedOn w:val="a0"/>
    <w:link w:val="af7"/>
    <w:uiPriority w:val="11"/>
    <w:rsid w:val="004F76E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9">
    <w:name w:val="Strong"/>
    <w:basedOn w:val="a0"/>
    <w:uiPriority w:val="22"/>
    <w:qFormat/>
    <w:rsid w:val="004F76E0"/>
    <w:rPr>
      <w:b/>
      <w:bCs/>
    </w:rPr>
  </w:style>
  <w:style w:type="character" w:styleId="afa">
    <w:name w:val="Emphasis"/>
    <w:basedOn w:val="a0"/>
    <w:uiPriority w:val="20"/>
    <w:qFormat/>
    <w:rsid w:val="004F76E0"/>
    <w:rPr>
      <w:i/>
      <w:iCs/>
    </w:rPr>
  </w:style>
  <w:style w:type="paragraph" w:styleId="afb">
    <w:name w:val="No Spacing"/>
    <w:uiPriority w:val="1"/>
    <w:qFormat/>
    <w:rsid w:val="004F76E0"/>
    <w:pPr>
      <w:spacing w:after="0" w:line="240" w:lineRule="auto"/>
    </w:pPr>
  </w:style>
  <w:style w:type="paragraph" w:styleId="25">
    <w:name w:val="Quote"/>
    <w:basedOn w:val="a"/>
    <w:next w:val="a"/>
    <w:link w:val="26"/>
    <w:uiPriority w:val="29"/>
    <w:qFormat/>
    <w:rsid w:val="004F76E0"/>
    <w:rPr>
      <w:i/>
      <w:iCs/>
      <w:color w:val="000000" w:themeColor="text1"/>
    </w:rPr>
  </w:style>
  <w:style w:type="character" w:customStyle="1" w:styleId="26">
    <w:name w:val="Quote Char"/>
    <w:basedOn w:val="a0"/>
    <w:link w:val="25"/>
    <w:uiPriority w:val="29"/>
    <w:rsid w:val="004F76E0"/>
    <w:rPr>
      <w:i/>
      <w:iCs/>
      <w:color w:val="000000" w:themeColor="text1"/>
    </w:rPr>
  </w:style>
  <w:style w:type="paragraph" w:styleId="afd">
    <w:name w:val="Intense Quote"/>
    <w:basedOn w:val="a"/>
    <w:next w:val="a"/>
    <w:link w:val="afe"/>
    <w:uiPriority w:val="30"/>
    <w:qFormat/>
    <w:rsid w:val="004F76E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e">
    <w:name w:val="Intense Quote Char"/>
    <w:basedOn w:val="a0"/>
    <w:link w:val="afd"/>
    <w:uiPriority w:val="30"/>
    <w:rsid w:val="004F76E0"/>
    <w:rPr>
      <w:b/>
      <w:bCs/>
      <w:i/>
      <w:iCs/>
      <w:color w:val="4F81BD" w:themeColor="accent1"/>
    </w:rPr>
  </w:style>
  <w:style w:type="character" w:styleId="aff">
    <w:name w:val="Subtle Emphasis"/>
    <w:basedOn w:val="a0"/>
    <w:uiPriority w:val="19"/>
    <w:qFormat/>
    <w:rsid w:val="004F76E0"/>
    <w:rPr>
      <w:i/>
      <w:iCs/>
      <w:color w:val="808080" w:themeColor="text1" w:themeTint="7F"/>
    </w:rPr>
  </w:style>
  <w:style w:type="character" w:styleId="aff0">
    <w:name w:val="Intense Emphasis"/>
    <w:basedOn w:val="a0"/>
    <w:uiPriority w:val="21"/>
    <w:qFormat/>
    <w:rsid w:val="004F76E0"/>
    <w:rPr>
      <w:b/>
      <w:bCs/>
      <w:i/>
      <w:iCs/>
      <w:color w:val="4F81BD" w:themeColor="accent1"/>
    </w:rPr>
  </w:style>
  <w:style w:type="character" w:styleId="aff1">
    <w:name w:val="Subtle Reference"/>
    <w:basedOn w:val="a0"/>
    <w:uiPriority w:val="31"/>
    <w:qFormat/>
    <w:rsid w:val="004F76E0"/>
    <w:rPr>
      <w:smallCaps/>
      <w:color w:val="C0504D" w:themeColor="accent2"/>
      <w:u w:val="single"/>
    </w:rPr>
  </w:style>
  <w:style w:type="character" w:styleId="aff2">
    <w:name w:val="Intense Reference"/>
    <w:basedOn w:val="a0"/>
    <w:uiPriority w:val="32"/>
    <w:qFormat/>
    <w:rsid w:val="004F76E0"/>
    <w:rPr>
      <w:b/>
      <w:bCs/>
      <w:smallCaps/>
      <w:color w:val="C0504D" w:themeColor="accent2"/>
      <w:spacing w:val="5"/>
      <w:u w:val="single"/>
    </w:rPr>
  </w:style>
  <w:style w:type="character" w:styleId="aff3">
    <w:name w:val="Book Title"/>
    <w:basedOn w:val="a0"/>
    <w:uiPriority w:val="33"/>
    <w:qFormat/>
    <w:rsid w:val="004F76E0"/>
    <w:rPr>
      <w:b/>
      <w:bCs/>
      <w:smallCaps/>
      <w:spacing w:val="5"/>
    </w:rPr>
  </w:style>
  <w:style w:type="paragraph" w:styleId="aff4">
    <w:name w:val="TOC Heading"/>
    <w:basedOn w:val="1"/>
    <w:next w:val="a"/>
    <w:uiPriority w:val="39"/>
    <w:semiHidden/>
    <w:unhideWhenUsed/>
    <w:qFormat/>
    <w:rsid w:val="004F76E0"/>
    <w:pPr>
      <w:outlineLvl w:val="9"/>
    </w:pPr>
  </w:style>
  <w:style w:type="paragraph" w:customStyle="1" w:styleId="1a">
    <w:name w:val="Стиль1"/>
    <w:basedOn w:val="1"/>
    <w:link w:val="1b"/>
    <w:autoRedefine/>
    <w:qFormat/>
    <w:rsid w:val="00804546"/>
    <w:rPr>
      <w:color w:val="000000" w:themeColor="text1"/>
      <w:lang w:val="ru-RU"/>
    </w:rPr>
  </w:style>
  <w:style w:type="paragraph" w:customStyle="1" w:styleId="27">
    <w:name w:val="Стиль2"/>
    <w:basedOn w:val="2"/>
    <w:link w:val="28"/>
    <w:autoRedefine/>
    <w:qFormat/>
    <w:rsid w:val="00804546"/>
    <w:rPr>
      <w:color w:val="auto"/>
      <w:lang w:val="ru-RU"/>
    </w:rPr>
  </w:style>
  <w:style w:type="character" w:customStyle="1" w:styleId="1b">
    <w:name w:val="Стиль1 Знак"/>
    <w:basedOn w:val="10"/>
    <w:link w:val="1a"/>
    <w:rsid w:val="00804546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val="ru-RU"/>
    </w:rPr>
  </w:style>
  <w:style w:type="paragraph" w:customStyle="1" w:styleId="32">
    <w:name w:val="Стиль3"/>
    <w:basedOn w:val="3"/>
    <w:link w:val="33"/>
    <w:autoRedefine/>
    <w:qFormat/>
    <w:rsid w:val="00804546"/>
    <w:rPr>
      <w:color w:val="auto"/>
    </w:rPr>
  </w:style>
  <w:style w:type="character" w:customStyle="1" w:styleId="28">
    <w:name w:val="Стиль2 Знак"/>
    <w:basedOn w:val="20"/>
    <w:link w:val="27"/>
    <w:rsid w:val="008045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3">
    <w:name w:val="Стиль3 Знак"/>
    <w:basedOn w:val="30"/>
    <w:link w:val="32"/>
    <w:rsid w:val="008045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4.emf"/><Relationship Id="rId26" Type="http://schemas.openxmlformats.org/officeDocument/2006/relationships/oleObject" Target="embeddings/oleObject7.bin"/><Relationship Id="rId3" Type="http://schemas.openxmlformats.org/officeDocument/2006/relationships/numbering" Target="numbering.xml"/><Relationship Id="rId21" Type="http://schemas.openxmlformats.org/officeDocument/2006/relationships/oleObject" Target="embeddings/oleObject5.bin"/><Relationship Id="rId7" Type="http://schemas.openxmlformats.org/officeDocument/2006/relationships/webSettings" Target="webSettings.xml"/><Relationship Id="rId12" Type="http://schemas.openxmlformats.org/officeDocument/2006/relationships/image" Target="media/image1.emf"/><Relationship Id="rId17" Type="http://schemas.openxmlformats.org/officeDocument/2006/relationships/oleObject" Target="embeddings/oleObject3.bin"/><Relationship Id="rId25" Type="http://schemas.openxmlformats.org/officeDocument/2006/relationships/image" Target="media/image7.emf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comments" Target="comments.xml"/><Relationship Id="rId5" Type="http://schemas.microsoft.com/office/2007/relationships/stylesWithEffects" Target="stylesWithEffect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oleObject" Target="embeddings/oleObject4.bin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2A187D-FEF6-4D1F-BC41-20A6171932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EBF977F-AF01-4D8E-8E37-FB18DAFDF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6205</Words>
  <Characters>35375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Uzorin</dc:creator>
  <cp:lastModifiedBy>Павел</cp:lastModifiedBy>
  <cp:revision>3</cp:revision>
  <cp:lastPrinted>2013-10-23T09:31:00Z</cp:lastPrinted>
  <dcterms:created xsi:type="dcterms:W3CDTF">2013-11-11T06:37:00Z</dcterms:created>
  <dcterms:modified xsi:type="dcterms:W3CDTF">2013-11-30T16:37:00Z</dcterms:modified>
</cp:coreProperties>
</file>